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B93FB9" w14:textId="19CE7AA8" w:rsidR="00331928" w:rsidRDefault="00331928" w:rsidP="00372A03">
      <w:pPr>
        <w:spacing w:line="288" w:lineRule="auto"/>
        <w:rPr>
          <w:rFonts w:ascii="Minion Pro" w:hAnsi="Minion Pro"/>
          <w:b/>
          <w:sz w:val="22"/>
          <w:szCs w:val="22"/>
        </w:rPr>
      </w:pPr>
      <w:r>
        <w:rPr>
          <w:rFonts w:ascii="Minion Pro" w:hAnsi="Minion Pro"/>
          <w:b/>
          <w:sz w:val="22"/>
          <w:szCs w:val="22"/>
        </w:rPr>
        <w:t>Evolution of mycorrhizal symbiosis in land plants</w:t>
      </w:r>
    </w:p>
    <w:p w14:paraId="21444431" w14:textId="77777777" w:rsidR="00331928" w:rsidRDefault="00331928" w:rsidP="00372A03">
      <w:pPr>
        <w:spacing w:line="288" w:lineRule="auto"/>
        <w:rPr>
          <w:rFonts w:ascii="Minion Pro" w:hAnsi="Minion Pro"/>
          <w:b/>
          <w:sz w:val="22"/>
          <w:szCs w:val="22"/>
        </w:rPr>
      </w:pPr>
    </w:p>
    <w:p w14:paraId="35127F3A" w14:textId="21A7945C" w:rsidR="0014282B" w:rsidRDefault="0014282B" w:rsidP="00372A03">
      <w:pPr>
        <w:spacing w:line="288" w:lineRule="auto"/>
        <w:rPr>
          <w:rFonts w:ascii="Minion Pro" w:hAnsi="Minion Pro"/>
          <w:b/>
          <w:sz w:val="22"/>
          <w:szCs w:val="22"/>
        </w:rPr>
      </w:pPr>
      <w:r>
        <w:rPr>
          <w:rFonts w:ascii="Minion Pro" w:hAnsi="Minion Pro"/>
          <w:b/>
          <w:sz w:val="22"/>
          <w:szCs w:val="22"/>
        </w:rPr>
        <w:t>Alternatives:</w:t>
      </w:r>
    </w:p>
    <w:p w14:paraId="2A725DBA" w14:textId="5E2E662C" w:rsidR="00331928" w:rsidRDefault="00331928" w:rsidP="00372A03">
      <w:pPr>
        <w:spacing w:line="288" w:lineRule="auto"/>
        <w:rPr>
          <w:rFonts w:ascii="Minion Pro" w:hAnsi="Minion Pro"/>
          <w:b/>
          <w:sz w:val="22"/>
          <w:szCs w:val="22"/>
        </w:rPr>
      </w:pPr>
      <w:r w:rsidRPr="00F57636">
        <w:rPr>
          <w:rFonts w:ascii="Minion Pro" w:hAnsi="Minion Pro"/>
          <w:b/>
          <w:sz w:val="22"/>
          <w:szCs w:val="22"/>
        </w:rPr>
        <w:t>A phylogenetic reconstruction of</w:t>
      </w:r>
      <w:r>
        <w:rPr>
          <w:rFonts w:ascii="Minion Pro" w:hAnsi="Minion Pro"/>
          <w:b/>
          <w:sz w:val="22"/>
          <w:szCs w:val="22"/>
        </w:rPr>
        <w:t xml:space="preserve"> mycorrhizal symbiosis</w:t>
      </w:r>
      <w:r w:rsidR="0014282B">
        <w:rPr>
          <w:rFonts w:ascii="Minion Pro" w:hAnsi="Minion Pro"/>
          <w:b/>
          <w:sz w:val="22"/>
          <w:szCs w:val="22"/>
        </w:rPr>
        <w:t xml:space="preserve"> evolution</w:t>
      </w:r>
    </w:p>
    <w:p w14:paraId="7D763E6C" w14:textId="3C45B643" w:rsidR="00582CED" w:rsidRPr="00F57636" w:rsidRDefault="00582CED" w:rsidP="00372A03">
      <w:pPr>
        <w:spacing w:line="288" w:lineRule="auto"/>
        <w:rPr>
          <w:rFonts w:ascii="Minion Pro" w:hAnsi="Minion Pro"/>
          <w:b/>
          <w:sz w:val="22"/>
          <w:szCs w:val="22"/>
        </w:rPr>
      </w:pPr>
      <w:r w:rsidRPr="00F57636">
        <w:rPr>
          <w:rFonts w:ascii="Minion Pro" w:hAnsi="Minion Pro"/>
          <w:b/>
          <w:sz w:val="22"/>
          <w:szCs w:val="22"/>
        </w:rPr>
        <w:t>The mycorrhizal partners of the earliest land plants</w:t>
      </w:r>
    </w:p>
    <w:p w14:paraId="1393E5F7" w14:textId="3031B194" w:rsidR="00582CED" w:rsidRPr="00F57636" w:rsidRDefault="00582CED" w:rsidP="00372A03">
      <w:pPr>
        <w:spacing w:line="288" w:lineRule="auto"/>
        <w:rPr>
          <w:rFonts w:ascii="Minion Pro" w:hAnsi="Minion Pro"/>
          <w:b/>
          <w:sz w:val="22"/>
          <w:szCs w:val="22"/>
        </w:rPr>
      </w:pPr>
      <w:r w:rsidRPr="00F57636">
        <w:rPr>
          <w:rFonts w:ascii="Minion Pro" w:hAnsi="Minion Pro"/>
          <w:b/>
          <w:sz w:val="22"/>
          <w:szCs w:val="22"/>
        </w:rPr>
        <w:t>The deep evolution of the mycorrhizal symbiosis</w:t>
      </w:r>
    </w:p>
    <w:p w14:paraId="5224AE9F" w14:textId="644BEB04" w:rsidR="00582CED" w:rsidRPr="00F57636" w:rsidRDefault="00582CED" w:rsidP="00372A03">
      <w:pPr>
        <w:spacing w:line="288" w:lineRule="auto"/>
        <w:rPr>
          <w:rFonts w:ascii="Minion Pro" w:hAnsi="Minion Pro"/>
          <w:b/>
          <w:sz w:val="22"/>
          <w:szCs w:val="22"/>
        </w:rPr>
      </w:pPr>
      <w:r w:rsidRPr="00F57636">
        <w:rPr>
          <w:rFonts w:ascii="Minion Pro" w:hAnsi="Minion Pro"/>
          <w:b/>
          <w:sz w:val="22"/>
          <w:szCs w:val="22"/>
        </w:rPr>
        <w:t>The phylogenetic roots of the mycorrhizal symbiosis</w:t>
      </w:r>
    </w:p>
    <w:p w14:paraId="73D480B8" w14:textId="6B1FFE59" w:rsidR="00582CED" w:rsidRPr="00F57636" w:rsidRDefault="00582CED" w:rsidP="00372A03">
      <w:pPr>
        <w:spacing w:line="288" w:lineRule="auto"/>
        <w:rPr>
          <w:rFonts w:ascii="Minion Pro" w:hAnsi="Minion Pro"/>
          <w:b/>
          <w:sz w:val="22"/>
          <w:szCs w:val="22"/>
        </w:rPr>
      </w:pPr>
      <w:r w:rsidRPr="00F57636">
        <w:rPr>
          <w:rFonts w:ascii="Minion Pro" w:hAnsi="Minion Pro"/>
          <w:b/>
          <w:sz w:val="22"/>
          <w:szCs w:val="22"/>
        </w:rPr>
        <w:t>A phylogenetic reconstruction of the mycorrhizal partners of the earliest land plants</w:t>
      </w:r>
    </w:p>
    <w:p w14:paraId="4AAD66C7" w14:textId="6A8F190E" w:rsidR="005A395F" w:rsidRPr="00F57636" w:rsidRDefault="00B67ACF" w:rsidP="00372A03">
      <w:pPr>
        <w:spacing w:line="288" w:lineRule="auto"/>
        <w:rPr>
          <w:rFonts w:ascii="Minion Pro" w:hAnsi="Minion Pro"/>
          <w:b/>
          <w:sz w:val="22"/>
          <w:szCs w:val="22"/>
        </w:rPr>
      </w:pPr>
      <w:commentRangeStart w:id="0"/>
      <w:ins w:id="1" w:author="Vos, R.A." w:date="2017-10-05T12:52:00Z">
        <w:r>
          <w:rPr>
            <w:rFonts w:ascii="Minion Pro" w:hAnsi="Minion Pro"/>
            <w:b/>
            <w:sz w:val="22"/>
            <w:szCs w:val="22"/>
          </w:rPr>
          <w:t>The evolutionary dynamics of</w:t>
        </w:r>
      </w:ins>
      <w:commentRangeEnd w:id="0"/>
      <w:ins w:id="2" w:author="Vos, R.A." w:date="2017-10-05T12:59:00Z">
        <w:r>
          <w:rPr>
            <w:rStyle w:val="Verwijzingopmerking"/>
            <w:rFonts w:asciiTheme="minorHAnsi" w:hAnsiTheme="minorHAnsi" w:cstheme="minorBidi"/>
            <w:lang w:val="nl-NL" w:eastAsia="nl-NL"/>
          </w:rPr>
          <w:commentReference w:id="0"/>
        </w:r>
      </w:ins>
      <w:ins w:id="4" w:author="Vos, R.A." w:date="2017-10-05T12:52:00Z">
        <w:r>
          <w:rPr>
            <w:rFonts w:ascii="Minion Pro" w:hAnsi="Minion Pro"/>
            <w:b/>
            <w:sz w:val="22"/>
            <w:szCs w:val="22"/>
          </w:rPr>
          <w:t xml:space="preserve"> </w:t>
        </w:r>
      </w:ins>
      <w:commentRangeStart w:id="5"/>
      <w:r w:rsidR="005A395F" w:rsidRPr="00F57636">
        <w:rPr>
          <w:rFonts w:ascii="Minion Pro" w:hAnsi="Minion Pro"/>
          <w:b/>
          <w:sz w:val="22"/>
          <w:szCs w:val="22"/>
        </w:rPr>
        <w:t xml:space="preserve">Mycorrhizal symbiosis </w:t>
      </w:r>
      <w:del w:id="6" w:author="Vos, R.A." w:date="2017-10-05T12:52:00Z">
        <w:r w:rsidR="005A395F" w:rsidRPr="00F57636" w:rsidDel="00B67ACF">
          <w:rPr>
            <w:rFonts w:ascii="Minion Pro" w:hAnsi="Minion Pro"/>
            <w:b/>
            <w:sz w:val="22"/>
            <w:szCs w:val="22"/>
          </w:rPr>
          <w:delText>with Mucoromycotina</w:delText>
        </w:r>
        <w:r w:rsidR="00413A3E" w:rsidRPr="00F57636" w:rsidDel="00B67ACF">
          <w:rPr>
            <w:rFonts w:ascii="Minion Pro" w:hAnsi="Minion Pro"/>
            <w:b/>
            <w:sz w:val="22"/>
            <w:szCs w:val="22"/>
          </w:rPr>
          <w:delText xml:space="preserve"> facilitated</w:delText>
        </w:r>
      </w:del>
      <w:ins w:id="7" w:author="Vos, R.A." w:date="2017-10-05T12:52:00Z">
        <w:r>
          <w:rPr>
            <w:rFonts w:ascii="Minion Pro" w:hAnsi="Minion Pro"/>
            <w:b/>
            <w:sz w:val="22"/>
            <w:szCs w:val="22"/>
          </w:rPr>
          <w:t>during</w:t>
        </w:r>
      </w:ins>
      <w:ins w:id="8" w:author="Vos, R.A." w:date="2017-10-05T12:58:00Z">
        <w:r>
          <w:rPr>
            <w:rFonts w:ascii="Minion Pro" w:hAnsi="Minion Pro"/>
            <w:b/>
            <w:sz w:val="22"/>
            <w:szCs w:val="22"/>
          </w:rPr>
          <w:t xml:space="preserve"> </w:t>
        </w:r>
      </w:ins>
      <w:ins w:id="9" w:author="Vos, R.A." w:date="2017-10-05T13:38:00Z">
        <w:r w:rsidR="00226FB6">
          <w:rPr>
            <w:rFonts w:ascii="Minion Pro" w:hAnsi="Minion Pro"/>
            <w:b/>
            <w:sz w:val="22"/>
            <w:szCs w:val="22"/>
          </w:rPr>
          <w:t xml:space="preserve">the </w:t>
        </w:r>
      </w:ins>
      <w:ins w:id="10" w:author="Vos, R.A." w:date="2017-10-05T13:39:00Z">
        <w:r w:rsidR="00226FB6">
          <w:rPr>
            <w:rFonts w:ascii="Minion Pro" w:hAnsi="Minion Pro"/>
            <w:b/>
            <w:sz w:val="22"/>
            <w:szCs w:val="22"/>
          </w:rPr>
          <w:t>diversification</w:t>
        </w:r>
      </w:ins>
      <w:ins w:id="11" w:author="Vos, R.A." w:date="2017-10-05T13:38:00Z">
        <w:r w:rsidR="00226FB6">
          <w:rPr>
            <w:rFonts w:ascii="Minion Pro" w:hAnsi="Minion Pro"/>
            <w:b/>
            <w:sz w:val="22"/>
            <w:szCs w:val="22"/>
          </w:rPr>
          <w:t xml:space="preserve"> of land plants</w:t>
        </w:r>
      </w:ins>
      <w:del w:id="12" w:author="Vos, R.A." w:date="2017-10-05T12:58:00Z">
        <w:r w:rsidR="00413A3E" w:rsidRPr="00F57636" w:rsidDel="00B67ACF">
          <w:rPr>
            <w:rFonts w:ascii="Minion Pro" w:hAnsi="Minion Pro"/>
            <w:b/>
            <w:sz w:val="22"/>
            <w:szCs w:val="22"/>
          </w:rPr>
          <w:delText xml:space="preserve"> the colonization</w:delText>
        </w:r>
        <w:r w:rsidR="005A395F" w:rsidRPr="00F57636" w:rsidDel="00B67ACF">
          <w:rPr>
            <w:rFonts w:ascii="Minion Pro" w:hAnsi="Minion Pro"/>
            <w:b/>
            <w:sz w:val="22"/>
            <w:szCs w:val="22"/>
          </w:rPr>
          <w:delText xml:space="preserve"> of land </w:delText>
        </w:r>
        <w:r w:rsidR="00413A3E" w:rsidRPr="00F57636" w:rsidDel="00B67ACF">
          <w:rPr>
            <w:rFonts w:ascii="Minion Pro" w:hAnsi="Minion Pro"/>
            <w:b/>
            <w:sz w:val="22"/>
            <w:szCs w:val="22"/>
          </w:rPr>
          <w:delText xml:space="preserve">by </w:delText>
        </w:r>
        <w:r w:rsidR="005A395F" w:rsidRPr="00F57636" w:rsidDel="00B67ACF">
          <w:rPr>
            <w:rFonts w:ascii="Minion Pro" w:hAnsi="Minion Pro"/>
            <w:b/>
            <w:sz w:val="22"/>
            <w:szCs w:val="22"/>
          </w:rPr>
          <w:delText>plants</w:delText>
        </w:r>
        <w:commentRangeEnd w:id="5"/>
        <w:r w:rsidR="00582CED" w:rsidRPr="00F57636" w:rsidDel="00B67ACF">
          <w:rPr>
            <w:rStyle w:val="Verwijzingopmerking"/>
            <w:rFonts w:asciiTheme="minorHAnsi" w:hAnsiTheme="minorHAnsi" w:cstheme="minorBidi"/>
            <w:lang w:eastAsia="nl-NL"/>
          </w:rPr>
          <w:commentReference w:id="5"/>
        </w:r>
      </w:del>
    </w:p>
    <w:p w14:paraId="794CBC14" w14:textId="77777777" w:rsidR="005A395F" w:rsidRPr="00F57636" w:rsidRDefault="005A395F" w:rsidP="00372A03">
      <w:pPr>
        <w:spacing w:line="288" w:lineRule="auto"/>
        <w:rPr>
          <w:rFonts w:ascii="Minion Pro" w:hAnsi="Minion Pro"/>
          <w:b/>
          <w:bCs/>
          <w:i/>
          <w:sz w:val="22"/>
          <w:szCs w:val="22"/>
        </w:rPr>
      </w:pPr>
    </w:p>
    <w:p w14:paraId="0FD838AA" w14:textId="77777777" w:rsidR="005A395F" w:rsidRPr="00F57636" w:rsidRDefault="005A395F" w:rsidP="00372A03">
      <w:pPr>
        <w:spacing w:line="288" w:lineRule="auto"/>
        <w:rPr>
          <w:rFonts w:ascii="Minion Pro" w:hAnsi="Minion Pro"/>
          <w:b/>
          <w:bCs/>
          <w:i/>
          <w:sz w:val="22"/>
          <w:szCs w:val="22"/>
        </w:rPr>
      </w:pPr>
      <w:r w:rsidRPr="00F57636">
        <w:rPr>
          <w:rFonts w:ascii="Minion Pro" w:hAnsi="Minion Pro"/>
          <w:b/>
          <w:bCs/>
          <w:i/>
          <w:sz w:val="22"/>
          <w:szCs w:val="22"/>
        </w:rPr>
        <w:t>Authors</w:t>
      </w:r>
    </w:p>
    <w:p w14:paraId="75028CB9" w14:textId="07EA8CA9" w:rsidR="005A395F" w:rsidRPr="00F57636" w:rsidRDefault="003D0BE5" w:rsidP="00372A03">
      <w:pPr>
        <w:spacing w:line="288" w:lineRule="auto"/>
        <w:rPr>
          <w:rFonts w:ascii="Minion Pro" w:hAnsi="Minion Pro"/>
          <w:sz w:val="22"/>
          <w:szCs w:val="22"/>
        </w:rPr>
      </w:pPr>
      <w:r w:rsidRPr="00F57636">
        <w:rPr>
          <w:rFonts w:ascii="Minion Pro" w:hAnsi="Minion Pro"/>
          <w:sz w:val="22"/>
          <w:szCs w:val="22"/>
        </w:rPr>
        <w:t>Frida A.</w:t>
      </w:r>
      <w:r w:rsidR="005A395F" w:rsidRPr="00F57636">
        <w:rPr>
          <w:rFonts w:ascii="Minion Pro" w:hAnsi="Minion Pro"/>
          <w:sz w:val="22"/>
          <w:szCs w:val="22"/>
        </w:rPr>
        <w:t>A. Feijen</w:t>
      </w:r>
      <w:r w:rsidR="005A395F" w:rsidRPr="00F57636">
        <w:rPr>
          <w:rFonts w:ascii="Minion Pro" w:hAnsi="Minion Pro"/>
          <w:sz w:val="22"/>
          <w:szCs w:val="22"/>
          <w:vertAlign w:val="superscript"/>
        </w:rPr>
        <w:t>1</w:t>
      </w:r>
      <w:proofErr w:type="gramStart"/>
      <w:r w:rsidR="005A395F" w:rsidRPr="00F57636">
        <w:rPr>
          <w:rFonts w:ascii="Minion Pro" w:hAnsi="Minion Pro"/>
          <w:sz w:val="22"/>
          <w:szCs w:val="22"/>
          <w:vertAlign w:val="superscript"/>
        </w:rPr>
        <w:t>,2</w:t>
      </w:r>
      <w:proofErr w:type="gramEnd"/>
      <w:r w:rsidR="005A395F" w:rsidRPr="00F57636">
        <w:rPr>
          <w:rFonts w:ascii="Minion Pro" w:hAnsi="Minion Pro"/>
          <w:sz w:val="22"/>
          <w:szCs w:val="22"/>
        </w:rPr>
        <w:t>, Rutger A. Vos</w:t>
      </w:r>
      <w:r w:rsidR="005A395F" w:rsidRPr="00F57636">
        <w:rPr>
          <w:rFonts w:ascii="Minion Pro" w:hAnsi="Minion Pro"/>
          <w:sz w:val="22"/>
          <w:szCs w:val="22"/>
          <w:vertAlign w:val="superscript"/>
        </w:rPr>
        <w:t>3,4</w:t>
      </w:r>
      <w:r w:rsidR="005A395F" w:rsidRPr="00F57636">
        <w:rPr>
          <w:rFonts w:ascii="Minion Pro" w:hAnsi="Minion Pro"/>
          <w:sz w:val="22"/>
          <w:szCs w:val="22"/>
        </w:rPr>
        <w:t xml:space="preserve">, </w:t>
      </w:r>
      <w:proofErr w:type="spellStart"/>
      <w:r w:rsidR="005A395F" w:rsidRPr="00F57636">
        <w:rPr>
          <w:rFonts w:ascii="Minion Pro" w:hAnsi="Minion Pro"/>
          <w:sz w:val="22"/>
          <w:szCs w:val="22"/>
        </w:rPr>
        <w:t>Jorinde</w:t>
      </w:r>
      <w:proofErr w:type="spellEnd"/>
      <w:r w:rsidR="005A395F" w:rsidRPr="00F57636">
        <w:rPr>
          <w:rFonts w:ascii="Minion Pro" w:hAnsi="Minion Pro"/>
          <w:sz w:val="22"/>
          <w:szCs w:val="22"/>
        </w:rPr>
        <w:t xml:space="preserve"> Nuytinck</w:t>
      </w:r>
      <w:r w:rsidR="005A395F" w:rsidRPr="00F57636">
        <w:rPr>
          <w:rFonts w:ascii="Minion Pro" w:hAnsi="Minion Pro"/>
          <w:sz w:val="22"/>
          <w:szCs w:val="22"/>
          <w:vertAlign w:val="superscript"/>
        </w:rPr>
        <w:t>3</w:t>
      </w:r>
      <w:r w:rsidRPr="00F57636">
        <w:rPr>
          <w:rFonts w:ascii="Minion Pro" w:hAnsi="Minion Pro"/>
          <w:sz w:val="22"/>
          <w:szCs w:val="22"/>
        </w:rPr>
        <w:t xml:space="preserve"> &amp; Vincent S.F.</w:t>
      </w:r>
      <w:r w:rsidR="005A395F" w:rsidRPr="00F57636">
        <w:rPr>
          <w:rFonts w:ascii="Minion Pro" w:hAnsi="Minion Pro"/>
          <w:sz w:val="22"/>
          <w:szCs w:val="22"/>
        </w:rPr>
        <w:t>T. Merckx</w:t>
      </w:r>
      <w:r w:rsidR="005A395F" w:rsidRPr="00F57636">
        <w:rPr>
          <w:rFonts w:ascii="Minion Pro" w:hAnsi="Minion Pro"/>
          <w:sz w:val="22"/>
          <w:szCs w:val="22"/>
          <w:vertAlign w:val="superscript"/>
        </w:rPr>
        <w:t>3,</w:t>
      </w:r>
      <w:ins w:id="13" w:author="Vos, R.A." w:date="2017-10-05T13:31:00Z">
        <w:r w:rsidR="00D51F39">
          <w:rPr>
            <w:rFonts w:ascii="Minion Pro" w:hAnsi="Minion Pro"/>
            <w:sz w:val="22"/>
            <w:szCs w:val="22"/>
            <w:vertAlign w:val="superscript"/>
          </w:rPr>
          <w:t>4</w:t>
        </w:r>
      </w:ins>
      <w:del w:id="14" w:author="Vos, R.A." w:date="2017-10-05T13:31:00Z">
        <w:r w:rsidR="00E011BE" w:rsidRPr="00F57636" w:rsidDel="00D51F39">
          <w:rPr>
            <w:rFonts w:ascii="Minion Pro" w:hAnsi="Minion Pro"/>
            <w:sz w:val="22"/>
            <w:szCs w:val="22"/>
            <w:vertAlign w:val="superscript"/>
          </w:rPr>
          <w:delText>5</w:delText>
        </w:r>
      </w:del>
      <w:r w:rsidR="005A395F" w:rsidRPr="00F57636">
        <w:rPr>
          <w:rFonts w:ascii="Minion Pro" w:hAnsi="Minion Pro"/>
          <w:sz w:val="22"/>
          <w:szCs w:val="22"/>
        </w:rPr>
        <w:t>*</w:t>
      </w:r>
    </w:p>
    <w:p w14:paraId="7DDD9388" w14:textId="77777777" w:rsidR="005A395F" w:rsidRPr="00F57636" w:rsidRDefault="005A395F" w:rsidP="00372A03">
      <w:pPr>
        <w:spacing w:line="288" w:lineRule="auto"/>
        <w:rPr>
          <w:rFonts w:ascii="Minion Pro" w:hAnsi="Minion Pro"/>
          <w:sz w:val="22"/>
          <w:szCs w:val="22"/>
        </w:rPr>
      </w:pPr>
    </w:p>
    <w:p w14:paraId="3871D233" w14:textId="77777777" w:rsidR="005A395F" w:rsidRPr="00F57636" w:rsidRDefault="005A395F" w:rsidP="00372A03">
      <w:pPr>
        <w:spacing w:line="288" w:lineRule="auto"/>
        <w:rPr>
          <w:rFonts w:ascii="Minion Pro" w:hAnsi="Minion Pro"/>
          <w:b/>
          <w:bCs/>
          <w:i/>
          <w:sz w:val="22"/>
          <w:szCs w:val="22"/>
        </w:rPr>
      </w:pPr>
      <w:r w:rsidRPr="00F57636">
        <w:rPr>
          <w:rFonts w:ascii="Minion Pro" w:hAnsi="Minion Pro"/>
          <w:b/>
          <w:bCs/>
          <w:i/>
          <w:sz w:val="22"/>
          <w:szCs w:val="22"/>
        </w:rPr>
        <w:t>Affiliations</w:t>
      </w:r>
    </w:p>
    <w:p w14:paraId="380BD6AD" w14:textId="2EEFE547" w:rsidR="00050BD4" w:rsidRPr="00F57636" w:rsidRDefault="005A395F" w:rsidP="00372A03">
      <w:pPr>
        <w:spacing w:line="288" w:lineRule="auto"/>
        <w:rPr>
          <w:rFonts w:ascii="Minion Pro" w:hAnsi="Minion Pro"/>
          <w:sz w:val="22"/>
          <w:szCs w:val="22"/>
        </w:rPr>
      </w:pPr>
      <w:proofErr w:type="gramStart"/>
      <w:r w:rsidRPr="00F57636">
        <w:rPr>
          <w:rFonts w:ascii="Minion Pro" w:hAnsi="Minion Pro"/>
          <w:sz w:val="22"/>
          <w:szCs w:val="22"/>
          <w:vertAlign w:val="superscript"/>
        </w:rPr>
        <w:t>1</w:t>
      </w:r>
      <w:r w:rsidR="00050BD4" w:rsidRPr="00F57636">
        <w:rPr>
          <w:rFonts w:ascii="Minion Pro" w:hAnsi="Minion Pro"/>
          <w:sz w:val="22"/>
          <w:szCs w:val="22"/>
          <w:vertAlign w:val="superscript"/>
        </w:rPr>
        <w:t xml:space="preserve"> </w:t>
      </w:r>
      <w:r w:rsidRPr="00F57636">
        <w:rPr>
          <w:rFonts w:ascii="Minion Pro" w:hAnsi="Minion Pro"/>
          <w:sz w:val="22"/>
          <w:szCs w:val="22"/>
        </w:rPr>
        <w:t>Department of Aquatic Ecology</w:t>
      </w:r>
      <w:proofErr w:type="gramEnd"/>
      <w:r w:rsidRPr="00F57636">
        <w:rPr>
          <w:rFonts w:ascii="Minion Pro" w:hAnsi="Minion Pro"/>
          <w:sz w:val="22"/>
          <w:szCs w:val="22"/>
        </w:rPr>
        <w:t>, Eawag: Swiss Federal Institute of Aquatic Science and Tec</w:t>
      </w:r>
      <w:r w:rsidR="00050BD4" w:rsidRPr="00F57636">
        <w:rPr>
          <w:rFonts w:ascii="Minion Pro" w:hAnsi="Minion Pro"/>
          <w:sz w:val="22"/>
          <w:szCs w:val="22"/>
        </w:rPr>
        <w:t xml:space="preserve">hnology </w:t>
      </w:r>
      <w:proofErr w:type="spellStart"/>
      <w:r w:rsidR="00050BD4" w:rsidRPr="00F57636">
        <w:rPr>
          <w:rFonts w:ascii="Minion Pro" w:hAnsi="Minion Pro"/>
          <w:sz w:val="22"/>
          <w:szCs w:val="22"/>
        </w:rPr>
        <w:t>Dübendorf</w:t>
      </w:r>
      <w:proofErr w:type="spellEnd"/>
      <w:r w:rsidR="00050BD4" w:rsidRPr="00F57636">
        <w:rPr>
          <w:rFonts w:ascii="Minion Pro" w:hAnsi="Minion Pro"/>
          <w:sz w:val="22"/>
          <w:szCs w:val="22"/>
        </w:rPr>
        <w:t>, Switzerland</w:t>
      </w:r>
    </w:p>
    <w:p w14:paraId="0199C9DE" w14:textId="443B98AE" w:rsidR="005A395F" w:rsidRPr="00F57636" w:rsidRDefault="005A395F" w:rsidP="00372A03">
      <w:pPr>
        <w:spacing w:line="288" w:lineRule="auto"/>
        <w:rPr>
          <w:rFonts w:ascii="Minion Pro" w:hAnsi="Minion Pro"/>
          <w:sz w:val="22"/>
          <w:szCs w:val="22"/>
        </w:rPr>
      </w:pPr>
      <w:r w:rsidRPr="00F57636">
        <w:rPr>
          <w:rFonts w:ascii="Minion Pro" w:hAnsi="Minion Pro"/>
          <w:sz w:val="22"/>
          <w:szCs w:val="22"/>
          <w:vertAlign w:val="superscript"/>
        </w:rPr>
        <w:t>2</w:t>
      </w:r>
      <w:r w:rsidR="00050BD4" w:rsidRPr="00F57636">
        <w:rPr>
          <w:rFonts w:ascii="Minion Pro" w:hAnsi="Minion Pro"/>
          <w:sz w:val="22"/>
          <w:szCs w:val="22"/>
          <w:vertAlign w:val="superscript"/>
        </w:rPr>
        <w:t xml:space="preserve"> </w:t>
      </w:r>
      <w:r w:rsidRPr="00F57636">
        <w:rPr>
          <w:rFonts w:ascii="Minion Pro" w:hAnsi="Minion Pro"/>
          <w:sz w:val="22"/>
          <w:szCs w:val="22"/>
        </w:rPr>
        <w:t xml:space="preserve">Department of Environmental Systems Science, ETH-Zürich, </w:t>
      </w:r>
      <w:proofErr w:type="spellStart"/>
      <w:r w:rsidRPr="00F57636">
        <w:rPr>
          <w:rFonts w:ascii="Minion Pro" w:hAnsi="Minion Pro"/>
          <w:sz w:val="22"/>
          <w:szCs w:val="22"/>
        </w:rPr>
        <w:t>Universitatstrasse</w:t>
      </w:r>
      <w:proofErr w:type="spellEnd"/>
      <w:r w:rsidRPr="00F57636">
        <w:rPr>
          <w:rFonts w:ascii="Minion Pro" w:hAnsi="Minion Pro"/>
          <w:sz w:val="22"/>
          <w:szCs w:val="22"/>
        </w:rPr>
        <w:t xml:space="preserve"> 16, 8092 Zürich Switzerland</w:t>
      </w:r>
    </w:p>
    <w:p w14:paraId="03E20D3D" w14:textId="46F4C8CF" w:rsidR="005A395F" w:rsidRPr="00F57636" w:rsidRDefault="005A395F" w:rsidP="00372A03">
      <w:pPr>
        <w:spacing w:line="288" w:lineRule="auto"/>
        <w:rPr>
          <w:rFonts w:ascii="Minion Pro" w:hAnsi="Minion Pro"/>
          <w:sz w:val="22"/>
          <w:szCs w:val="22"/>
        </w:rPr>
      </w:pPr>
      <w:r w:rsidRPr="00F57636">
        <w:rPr>
          <w:rFonts w:ascii="Minion Pro" w:hAnsi="Minion Pro"/>
          <w:sz w:val="22"/>
          <w:szCs w:val="22"/>
          <w:vertAlign w:val="superscript"/>
        </w:rPr>
        <w:t>3</w:t>
      </w:r>
      <w:r w:rsidR="00050BD4" w:rsidRPr="00F57636">
        <w:rPr>
          <w:rFonts w:ascii="Minion Pro" w:hAnsi="Minion Pro"/>
          <w:sz w:val="22"/>
          <w:szCs w:val="22"/>
          <w:vertAlign w:val="superscript"/>
        </w:rPr>
        <w:t xml:space="preserve"> </w:t>
      </w:r>
      <w:r w:rsidRPr="00F57636">
        <w:rPr>
          <w:rFonts w:ascii="Minion Pro" w:hAnsi="Minion Pro"/>
          <w:sz w:val="22"/>
          <w:szCs w:val="22"/>
        </w:rPr>
        <w:t xml:space="preserve">Naturalis Biodiversity </w:t>
      </w:r>
      <w:proofErr w:type="spellStart"/>
      <w:r w:rsidRPr="00F57636">
        <w:rPr>
          <w:rFonts w:ascii="Minion Pro" w:hAnsi="Minion Pro"/>
          <w:sz w:val="22"/>
          <w:szCs w:val="22"/>
        </w:rPr>
        <w:t>Center</w:t>
      </w:r>
      <w:proofErr w:type="spellEnd"/>
      <w:r w:rsidRPr="00F57636">
        <w:rPr>
          <w:rFonts w:ascii="Minion Pro" w:hAnsi="Minion Pro"/>
          <w:sz w:val="22"/>
          <w:szCs w:val="22"/>
        </w:rPr>
        <w:t xml:space="preserve">, </w:t>
      </w:r>
      <w:proofErr w:type="spellStart"/>
      <w:r w:rsidRPr="00F57636">
        <w:rPr>
          <w:rFonts w:ascii="Minion Pro" w:hAnsi="Minion Pro"/>
          <w:sz w:val="22"/>
          <w:szCs w:val="22"/>
        </w:rPr>
        <w:t>Vondellaan</w:t>
      </w:r>
      <w:proofErr w:type="spellEnd"/>
      <w:r w:rsidRPr="00F57636">
        <w:rPr>
          <w:rFonts w:ascii="Minion Pro" w:hAnsi="Minion Pro"/>
          <w:sz w:val="22"/>
          <w:szCs w:val="22"/>
        </w:rPr>
        <w:t xml:space="preserve"> 55, 2332 AA Leiden, The </w:t>
      </w:r>
      <w:r w:rsidR="00050BD4" w:rsidRPr="00F57636">
        <w:rPr>
          <w:rFonts w:ascii="Minion Pro" w:hAnsi="Minion Pro"/>
          <w:sz w:val="22"/>
          <w:szCs w:val="22"/>
        </w:rPr>
        <w:t>Netherlands</w:t>
      </w:r>
      <w:r w:rsidRPr="00F57636">
        <w:rPr>
          <w:rFonts w:ascii="Minion Pro" w:hAnsi="Minion Pro"/>
          <w:sz w:val="22"/>
          <w:szCs w:val="22"/>
        </w:rPr>
        <w:t xml:space="preserve"> </w:t>
      </w:r>
    </w:p>
    <w:p w14:paraId="12228A7F" w14:textId="5E83F8BE" w:rsidR="005A395F" w:rsidRPr="00F57636" w:rsidDel="00D51F39" w:rsidRDefault="005A395F" w:rsidP="00372A03">
      <w:pPr>
        <w:spacing w:line="288" w:lineRule="auto"/>
        <w:rPr>
          <w:del w:id="15" w:author="Vos, R.A." w:date="2017-10-05T13:31:00Z"/>
          <w:rFonts w:ascii="Minion Pro" w:hAnsi="Minion Pro"/>
          <w:sz w:val="22"/>
          <w:szCs w:val="22"/>
        </w:rPr>
      </w:pPr>
      <w:del w:id="16" w:author="Vos, R.A." w:date="2017-10-05T13:31:00Z">
        <w:r w:rsidRPr="00F57636" w:rsidDel="00D51F39">
          <w:rPr>
            <w:rFonts w:ascii="Minion Pro" w:hAnsi="Minion Pro"/>
            <w:sz w:val="22"/>
            <w:szCs w:val="22"/>
            <w:vertAlign w:val="superscript"/>
          </w:rPr>
          <w:delText>4</w:delText>
        </w:r>
        <w:r w:rsidR="00050BD4" w:rsidRPr="00F57636" w:rsidDel="00D51F39">
          <w:rPr>
            <w:rFonts w:ascii="Minion Pro" w:hAnsi="Minion Pro"/>
            <w:sz w:val="22"/>
            <w:szCs w:val="22"/>
            <w:vertAlign w:val="superscript"/>
          </w:rPr>
          <w:delText xml:space="preserve"> </w:delText>
        </w:r>
        <w:r w:rsidRPr="00F57636" w:rsidDel="00D51F39">
          <w:rPr>
            <w:rFonts w:ascii="Minion Pro" w:hAnsi="Minion Pro"/>
            <w:sz w:val="22"/>
            <w:szCs w:val="22"/>
          </w:rPr>
          <w:delText>Institute for Biodiversity and Ecosystem Dynamics, University of Amsterdam, Science Park 904, 1098 XH Amsterdam, The Netherlands</w:delText>
        </w:r>
      </w:del>
    </w:p>
    <w:p w14:paraId="5227E4FD" w14:textId="3B82A833" w:rsidR="005A395F" w:rsidRPr="00F57636" w:rsidRDefault="00E011BE" w:rsidP="00372A03">
      <w:pPr>
        <w:spacing w:line="288" w:lineRule="auto"/>
        <w:rPr>
          <w:rFonts w:ascii="Minion Pro" w:hAnsi="Minion Pro"/>
          <w:sz w:val="22"/>
          <w:szCs w:val="22"/>
        </w:rPr>
      </w:pPr>
      <w:del w:id="17" w:author="Vos, R.A." w:date="2017-10-05T13:31:00Z">
        <w:r w:rsidRPr="00F57636" w:rsidDel="00D51F39">
          <w:rPr>
            <w:rFonts w:ascii="Minion Pro" w:hAnsi="Minion Pro"/>
            <w:sz w:val="22"/>
            <w:szCs w:val="22"/>
            <w:vertAlign w:val="superscript"/>
          </w:rPr>
          <w:delText>5</w:delText>
        </w:r>
        <w:r w:rsidR="00050BD4" w:rsidRPr="00F57636" w:rsidDel="00D51F39">
          <w:rPr>
            <w:rFonts w:ascii="Minion Pro" w:hAnsi="Minion Pro"/>
            <w:sz w:val="22"/>
            <w:szCs w:val="22"/>
            <w:vertAlign w:val="superscript"/>
          </w:rPr>
          <w:delText xml:space="preserve"> </w:delText>
        </w:r>
      </w:del>
      <w:ins w:id="18" w:author="Vos, R.A." w:date="2017-10-05T13:31:00Z">
        <w:r w:rsidR="00D51F39">
          <w:rPr>
            <w:rFonts w:ascii="Minion Pro" w:hAnsi="Minion Pro"/>
            <w:sz w:val="22"/>
            <w:szCs w:val="22"/>
            <w:vertAlign w:val="superscript"/>
          </w:rPr>
          <w:t>4</w:t>
        </w:r>
        <w:r w:rsidR="00D51F39" w:rsidRPr="00F57636">
          <w:rPr>
            <w:rFonts w:ascii="Minion Pro" w:hAnsi="Minion Pro"/>
            <w:sz w:val="22"/>
            <w:szCs w:val="22"/>
            <w:vertAlign w:val="superscript"/>
          </w:rPr>
          <w:t xml:space="preserve"> </w:t>
        </w:r>
      </w:ins>
      <w:r w:rsidR="005A395F" w:rsidRPr="00F57636">
        <w:rPr>
          <w:rFonts w:ascii="Minion Pro" w:hAnsi="Minion Pro"/>
          <w:sz w:val="22"/>
          <w:szCs w:val="22"/>
        </w:rPr>
        <w:t xml:space="preserve">Institute of Biology Leiden, Leiden University, </w:t>
      </w:r>
      <w:proofErr w:type="spellStart"/>
      <w:r w:rsidR="005A395F" w:rsidRPr="00F57636">
        <w:rPr>
          <w:rFonts w:ascii="Minion Pro" w:hAnsi="Minion Pro"/>
          <w:sz w:val="22"/>
          <w:szCs w:val="22"/>
        </w:rPr>
        <w:t>Sylviusweg</w:t>
      </w:r>
      <w:proofErr w:type="spellEnd"/>
      <w:r w:rsidR="005A395F" w:rsidRPr="00F57636">
        <w:rPr>
          <w:rFonts w:ascii="Minion Pro" w:hAnsi="Minion Pro"/>
          <w:sz w:val="22"/>
          <w:szCs w:val="22"/>
        </w:rPr>
        <w:t xml:space="preserve"> 72, </w:t>
      </w:r>
      <w:r w:rsidR="00050BD4" w:rsidRPr="00F57636">
        <w:rPr>
          <w:rFonts w:ascii="Minion Pro" w:hAnsi="Minion Pro"/>
          <w:sz w:val="22"/>
          <w:szCs w:val="22"/>
        </w:rPr>
        <w:t>2333 BE Leiden, The Netherlands</w:t>
      </w:r>
      <w:r w:rsidR="005A395F" w:rsidRPr="00F57636">
        <w:rPr>
          <w:rFonts w:ascii="Minion Pro" w:hAnsi="Minion Pro"/>
          <w:sz w:val="22"/>
          <w:szCs w:val="22"/>
        </w:rPr>
        <w:t xml:space="preserve"> </w:t>
      </w:r>
    </w:p>
    <w:p w14:paraId="5F8896FB" w14:textId="77777777" w:rsidR="005A395F" w:rsidRPr="00F57636" w:rsidRDefault="005A395F" w:rsidP="00372A03">
      <w:pPr>
        <w:spacing w:line="288" w:lineRule="auto"/>
        <w:rPr>
          <w:rFonts w:ascii="Minion Pro" w:hAnsi="Minion Pro"/>
          <w:sz w:val="22"/>
          <w:szCs w:val="22"/>
        </w:rPr>
      </w:pPr>
    </w:p>
    <w:p w14:paraId="1614FBC5" w14:textId="623A8123" w:rsidR="005A395F" w:rsidRPr="00F57636" w:rsidRDefault="000C03F8" w:rsidP="00372A03">
      <w:pPr>
        <w:spacing w:line="288" w:lineRule="auto"/>
        <w:rPr>
          <w:rFonts w:ascii="Minion Pro" w:hAnsi="Minion Pro"/>
          <w:sz w:val="22"/>
          <w:szCs w:val="22"/>
        </w:rPr>
      </w:pPr>
      <w:r w:rsidRPr="00F57636">
        <w:rPr>
          <w:rFonts w:ascii="Minion Pro" w:hAnsi="Minion Pro"/>
          <w:sz w:val="22"/>
          <w:szCs w:val="22"/>
        </w:rPr>
        <w:t xml:space="preserve">*Corresponding author: </w:t>
      </w:r>
      <w:r w:rsidR="005A395F" w:rsidRPr="00F57636">
        <w:rPr>
          <w:rFonts w:ascii="Minion Pro" w:hAnsi="Minion Pro"/>
          <w:sz w:val="22"/>
          <w:szCs w:val="22"/>
        </w:rPr>
        <w:t>vincent.merckx@naturalis.nl</w:t>
      </w:r>
    </w:p>
    <w:p w14:paraId="576996BE" w14:textId="77777777" w:rsidR="005A395F" w:rsidRPr="00F57636" w:rsidRDefault="005A395F" w:rsidP="00372A03">
      <w:pPr>
        <w:spacing w:line="288" w:lineRule="auto"/>
        <w:rPr>
          <w:rFonts w:ascii="Minion Pro" w:hAnsi="Minion Pro"/>
          <w:sz w:val="22"/>
          <w:szCs w:val="22"/>
        </w:rPr>
      </w:pPr>
    </w:p>
    <w:p w14:paraId="08C8E6F8" w14:textId="3E9E5485" w:rsidR="005A395F" w:rsidRPr="00F57636" w:rsidRDefault="005A395F" w:rsidP="00372A03">
      <w:pPr>
        <w:spacing w:line="288" w:lineRule="auto"/>
        <w:rPr>
          <w:rFonts w:ascii="Minion Pro" w:hAnsi="Minion Pro"/>
          <w:sz w:val="22"/>
          <w:szCs w:val="22"/>
        </w:rPr>
      </w:pPr>
      <w:r w:rsidRPr="00F57636">
        <w:rPr>
          <w:rFonts w:ascii="Minion Pro" w:hAnsi="Minion Pro"/>
          <w:sz w:val="22"/>
          <w:szCs w:val="22"/>
        </w:rPr>
        <w:t>Abstract</w:t>
      </w:r>
      <w:r w:rsidR="0097140B" w:rsidRPr="00F57636">
        <w:rPr>
          <w:rFonts w:ascii="Minion Pro" w:hAnsi="Minion Pro"/>
          <w:sz w:val="22"/>
          <w:szCs w:val="22"/>
        </w:rPr>
        <w:t xml:space="preserve"> </w:t>
      </w:r>
      <w:r w:rsidR="0097140B" w:rsidRPr="00F57636">
        <w:rPr>
          <w:rFonts w:ascii="Minion Pro" w:hAnsi="Minion Pro"/>
          <w:sz w:val="22"/>
          <w:szCs w:val="22"/>
          <w:highlight w:val="yellow"/>
        </w:rPr>
        <w:t>(</w:t>
      </w:r>
      <w:r w:rsidR="006E77E6" w:rsidRPr="00F57636">
        <w:rPr>
          <w:rFonts w:ascii="Minion Pro" w:hAnsi="Minion Pro"/>
          <w:sz w:val="22"/>
          <w:szCs w:val="22"/>
          <w:highlight w:val="yellow"/>
        </w:rPr>
        <w:t xml:space="preserve">can only be </w:t>
      </w:r>
      <w:r w:rsidR="00B122CD" w:rsidRPr="00F57636">
        <w:rPr>
          <w:rFonts w:ascii="Minion Pro" w:hAnsi="Minion Pro"/>
          <w:sz w:val="22"/>
          <w:szCs w:val="22"/>
          <w:highlight w:val="yellow"/>
        </w:rPr>
        <w:t>c.</w:t>
      </w:r>
      <w:r w:rsidR="0097140B" w:rsidRPr="00F57636">
        <w:rPr>
          <w:rFonts w:ascii="Minion Pro" w:hAnsi="Minion Pro"/>
          <w:sz w:val="22"/>
          <w:szCs w:val="22"/>
          <w:highlight w:val="yellow"/>
        </w:rPr>
        <w:t xml:space="preserve"> 150 words)</w:t>
      </w:r>
    </w:p>
    <w:p w14:paraId="1E5179CF" w14:textId="77777777" w:rsidR="005A395F" w:rsidRPr="00F57636" w:rsidRDefault="005A395F" w:rsidP="00372A03">
      <w:pPr>
        <w:spacing w:line="288" w:lineRule="auto"/>
        <w:rPr>
          <w:rFonts w:ascii="Minion Pro" w:hAnsi="Minion Pro"/>
          <w:sz w:val="22"/>
          <w:szCs w:val="22"/>
        </w:rPr>
      </w:pPr>
    </w:p>
    <w:p w14:paraId="4993319D" w14:textId="2E3F7472" w:rsidR="00EB5DAE" w:rsidRPr="00F57636" w:rsidRDefault="005A395F" w:rsidP="00EB5DAE">
      <w:pPr>
        <w:spacing w:line="288" w:lineRule="auto"/>
        <w:rPr>
          <w:rFonts w:ascii="Minion Pro" w:hAnsi="Minion Pro"/>
          <w:b/>
          <w:sz w:val="22"/>
          <w:szCs w:val="22"/>
        </w:rPr>
      </w:pPr>
      <w:del w:id="19" w:author="Vos, R.A." w:date="2017-10-05T13:00:00Z">
        <w:r w:rsidRPr="00F57636" w:rsidDel="00B67ACF">
          <w:rPr>
            <w:rFonts w:ascii="Minion Pro" w:hAnsi="Minion Pro"/>
            <w:b/>
            <w:sz w:val="22"/>
            <w:szCs w:val="22"/>
          </w:rPr>
          <w:delText>The m</w:delText>
        </w:r>
      </w:del>
      <w:ins w:id="20" w:author="Vos, R.A." w:date="2017-10-05T13:00:00Z">
        <w:r w:rsidR="00B67ACF">
          <w:rPr>
            <w:rFonts w:ascii="Minion Pro" w:hAnsi="Minion Pro"/>
            <w:b/>
            <w:sz w:val="22"/>
            <w:szCs w:val="22"/>
          </w:rPr>
          <w:t>M</w:t>
        </w:r>
      </w:ins>
      <w:r w:rsidRPr="00F57636">
        <w:rPr>
          <w:rFonts w:ascii="Minion Pro" w:hAnsi="Minion Pro"/>
          <w:b/>
          <w:sz w:val="22"/>
          <w:szCs w:val="22"/>
        </w:rPr>
        <w:t xml:space="preserve">ycorrhizal symbiosis between soil fungi and land plants is one of the most widespread and ecologically important mutualisms on earth. It has long been hypothesized that the </w:t>
      </w:r>
      <w:commentRangeStart w:id="21"/>
      <w:r w:rsidRPr="00F57636">
        <w:rPr>
          <w:rFonts w:ascii="Minion Pro" w:hAnsi="Minion Pro"/>
          <w:b/>
          <w:sz w:val="22"/>
          <w:szCs w:val="22"/>
        </w:rPr>
        <w:t>Glomeromycotina</w:t>
      </w:r>
      <w:commentRangeEnd w:id="21"/>
      <w:r w:rsidR="00621745">
        <w:rPr>
          <w:rStyle w:val="Verwijzingopmerking"/>
          <w:rFonts w:asciiTheme="minorHAnsi" w:hAnsiTheme="minorHAnsi" w:cstheme="minorBidi"/>
          <w:lang w:val="nl-NL" w:eastAsia="nl-NL"/>
        </w:rPr>
        <w:commentReference w:id="21"/>
      </w:r>
      <w:r w:rsidRPr="00F57636">
        <w:rPr>
          <w:rFonts w:ascii="Minion Pro" w:hAnsi="Minion Pro"/>
          <w:b/>
          <w:sz w:val="22"/>
          <w:szCs w:val="22"/>
        </w:rPr>
        <w:t xml:space="preserve">, the mycorrhizal symbionts of the majority of plants, facilitated colonization of </w:t>
      </w:r>
      <w:r w:rsidR="002A6913" w:rsidRPr="00F57636">
        <w:rPr>
          <w:rFonts w:ascii="Minion Pro" w:hAnsi="Minion Pro"/>
          <w:b/>
          <w:sz w:val="22"/>
          <w:szCs w:val="22"/>
        </w:rPr>
        <w:t>land</w:t>
      </w:r>
      <w:r w:rsidRPr="00F57636">
        <w:rPr>
          <w:rFonts w:ascii="Minion Pro" w:hAnsi="Minion Pro"/>
          <w:b/>
          <w:sz w:val="22"/>
          <w:szCs w:val="22"/>
        </w:rPr>
        <w:t xml:space="preserve"> </w:t>
      </w:r>
      <w:r w:rsidR="003F7AB5" w:rsidRPr="00F57636">
        <w:rPr>
          <w:rFonts w:ascii="Minion Pro" w:hAnsi="Minion Pro"/>
          <w:b/>
          <w:sz w:val="22"/>
          <w:szCs w:val="22"/>
        </w:rPr>
        <w:t xml:space="preserve">by plants </w:t>
      </w:r>
      <w:r w:rsidRPr="00F57636">
        <w:rPr>
          <w:rFonts w:ascii="Minion Pro" w:hAnsi="Minion Pro"/>
          <w:b/>
          <w:sz w:val="22"/>
          <w:szCs w:val="22"/>
        </w:rPr>
        <w:t>in the Ordovician. This view was recently challenged by the discovery of mycorrhizal associations with Mucoromycotina in several early diverging lineages of land p</w:t>
      </w:r>
      <w:r w:rsidR="0097140B" w:rsidRPr="00F57636">
        <w:rPr>
          <w:rFonts w:ascii="Minion Pro" w:hAnsi="Minion Pro"/>
          <w:b/>
          <w:sz w:val="22"/>
          <w:szCs w:val="22"/>
        </w:rPr>
        <w:t xml:space="preserve">lants. </w:t>
      </w:r>
      <w:r w:rsidRPr="00F57636">
        <w:rPr>
          <w:rFonts w:ascii="Minion Pro" w:hAnsi="Minion Pro"/>
          <w:b/>
          <w:sz w:val="22"/>
          <w:szCs w:val="22"/>
        </w:rPr>
        <w:t xml:space="preserve">Utilizing a </w:t>
      </w:r>
      <w:commentRangeStart w:id="22"/>
      <w:r w:rsidRPr="00F57636">
        <w:rPr>
          <w:rFonts w:ascii="Minion Pro" w:hAnsi="Minion Pro"/>
          <w:b/>
          <w:sz w:val="22"/>
          <w:szCs w:val="22"/>
        </w:rPr>
        <w:t>large</w:t>
      </w:r>
      <w:ins w:id="23" w:author="Vos, R.A." w:date="2017-10-05T13:00:00Z">
        <w:r w:rsidR="00B67ACF">
          <w:rPr>
            <w:rFonts w:ascii="Minion Pro" w:hAnsi="Minion Pro"/>
            <w:b/>
            <w:sz w:val="22"/>
            <w:szCs w:val="22"/>
          </w:rPr>
          <w:t>,</w:t>
        </w:r>
      </w:ins>
      <w:r w:rsidRPr="00F57636">
        <w:rPr>
          <w:rFonts w:ascii="Minion Pro" w:hAnsi="Minion Pro"/>
          <w:b/>
          <w:sz w:val="22"/>
          <w:szCs w:val="22"/>
        </w:rPr>
        <w:t xml:space="preserve"> species-level database of </w:t>
      </w:r>
      <w:ins w:id="24" w:author="Vos, R.A." w:date="2017-10-05T13:01:00Z">
        <w:r w:rsidR="00B67ACF">
          <w:rPr>
            <w:rFonts w:ascii="Minion Pro" w:hAnsi="Minion Pro"/>
            <w:b/>
            <w:sz w:val="22"/>
            <w:szCs w:val="22"/>
          </w:rPr>
          <w:t xml:space="preserve">plants’ </w:t>
        </w:r>
      </w:ins>
      <w:r w:rsidRPr="00F57636">
        <w:rPr>
          <w:rFonts w:ascii="Minion Pro" w:hAnsi="Minion Pro"/>
          <w:b/>
          <w:sz w:val="22"/>
          <w:szCs w:val="22"/>
        </w:rPr>
        <w:t xml:space="preserve">mycorrhizal associations </w:t>
      </w:r>
      <w:commentRangeEnd w:id="22"/>
      <w:r w:rsidR="003B1AF7">
        <w:rPr>
          <w:rStyle w:val="Verwijzingopmerking"/>
          <w:rFonts w:asciiTheme="minorHAnsi" w:hAnsiTheme="minorHAnsi" w:cstheme="minorBidi"/>
          <w:lang w:val="nl-NL" w:eastAsia="nl-NL"/>
        </w:rPr>
        <w:commentReference w:id="22"/>
      </w:r>
      <w:r w:rsidRPr="00F57636">
        <w:rPr>
          <w:rFonts w:ascii="Minion Pro" w:hAnsi="Minion Pro"/>
          <w:b/>
          <w:sz w:val="22"/>
          <w:szCs w:val="22"/>
        </w:rPr>
        <w:t xml:space="preserve">and a Bayesian approach to state transition dynamics we here show that the recruitment of Mucoromycotina is the </w:t>
      </w:r>
      <w:commentRangeStart w:id="25"/>
      <w:r w:rsidRPr="00F57636">
        <w:rPr>
          <w:rFonts w:ascii="Minion Pro" w:hAnsi="Minion Pro"/>
          <w:b/>
          <w:sz w:val="22"/>
          <w:szCs w:val="22"/>
        </w:rPr>
        <w:t xml:space="preserve">primary </w:t>
      </w:r>
      <w:commentRangeEnd w:id="25"/>
      <w:r w:rsidR="00D51F39">
        <w:rPr>
          <w:rStyle w:val="Verwijzingopmerking"/>
          <w:rFonts w:asciiTheme="minorHAnsi" w:hAnsiTheme="minorHAnsi" w:cstheme="minorBidi"/>
          <w:lang w:val="nl-NL" w:eastAsia="nl-NL"/>
        </w:rPr>
        <w:commentReference w:id="25"/>
      </w:r>
      <w:r w:rsidRPr="00F57636">
        <w:rPr>
          <w:rFonts w:ascii="Minion Pro" w:hAnsi="Minion Pro"/>
          <w:b/>
          <w:sz w:val="22"/>
          <w:szCs w:val="22"/>
        </w:rPr>
        <w:t xml:space="preserve">transition from </w:t>
      </w:r>
      <w:r w:rsidR="0097140B" w:rsidRPr="00F57636">
        <w:rPr>
          <w:rFonts w:ascii="Minion Pro" w:hAnsi="Minion Pro"/>
          <w:b/>
          <w:sz w:val="22"/>
          <w:szCs w:val="22"/>
        </w:rPr>
        <w:t>a</w:t>
      </w:r>
      <w:r w:rsidRPr="00F57636">
        <w:rPr>
          <w:rFonts w:ascii="Minion Pro" w:hAnsi="Minion Pro"/>
          <w:b/>
          <w:sz w:val="22"/>
          <w:szCs w:val="22"/>
        </w:rPr>
        <w:t xml:space="preserve"> no</w:t>
      </w:r>
      <w:r w:rsidR="0097140B" w:rsidRPr="00F57636">
        <w:rPr>
          <w:rFonts w:ascii="Minion Pro" w:hAnsi="Minion Pro"/>
          <w:b/>
          <w:sz w:val="22"/>
          <w:szCs w:val="22"/>
        </w:rPr>
        <w:t>n-</w:t>
      </w:r>
      <w:r w:rsidRPr="00F57636">
        <w:rPr>
          <w:rFonts w:ascii="Minion Pro" w:hAnsi="Minion Pro"/>
          <w:b/>
          <w:sz w:val="22"/>
          <w:szCs w:val="22"/>
        </w:rPr>
        <w:t xml:space="preserve">mycorrhizal </w:t>
      </w:r>
      <w:r w:rsidR="0097140B" w:rsidRPr="00F57636">
        <w:rPr>
          <w:rFonts w:ascii="Minion Pro" w:hAnsi="Minion Pro"/>
          <w:b/>
          <w:sz w:val="22"/>
          <w:szCs w:val="22"/>
        </w:rPr>
        <w:t>state</w:t>
      </w:r>
      <w:r w:rsidRPr="00F57636">
        <w:rPr>
          <w:rFonts w:ascii="Minion Pro" w:hAnsi="Minion Pro"/>
          <w:b/>
          <w:sz w:val="22"/>
          <w:szCs w:val="22"/>
        </w:rPr>
        <w:t>. We further found that transitions between different combinations of either or both of Mucoromycotina and Glomeromycotina occur at high rates and found similar promiscuity among combinations that include either or both of Glomeromycotina and Ascomycota with a nearly fixed</w:t>
      </w:r>
      <w:r w:rsidR="0097140B" w:rsidRPr="00F57636">
        <w:rPr>
          <w:rFonts w:ascii="Minion Pro" w:hAnsi="Minion Pro"/>
          <w:b/>
          <w:sz w:val="22"/>
          <w:szCs w:val="22"/>
        </w:rPr>
        <w:t xml:space="preserve"> association with Basidiomycota</w:t>
      </w:r>
      <w:r w:rsidRPr="00F57636">
        <w:rPr>
          <w:rFonts w:ascii="Minion Pro" w:hAnsi="Minion Pro"/>
          <w:b/>
          <w:sz w:val="22"/>
          <w:szCs w:val="22"/>
        </w:rPr>
        <w:t xml:space="preserve">. Our results demonstrate that </w:t>
      </w:r>
      <w:r w:rsidR="00A30808" w:rsidRPr="00F57636">
        <w:rPr>
          <w:rFonts w:ascii="Minion Pro" w:hAnsi="Minion Pro"/>
          <w:b/>
          <w:sz w:val="22"/>
          <w:szCs w:val="22"/>
        </w:rPr>
        <w:t>under the</w:t>
      </w:r>
      <w:r w:rsidRPr="00F57636">
        <w:rPr>
          <w:rFonts w:ascii="Minion Pro" w:hAnsi="Minion Pro"/>
          <w:b/>
          <w:sz w:val="22"/>
          <w:szCs w:val="22"/>
        </w:rPr>
        <w:t xml:space="preserve"> most likely </w:t>
      </w:r>
      <w:r w:rsidR="00A30808" w:rsidRPr="00F57636">
        <w:rPr>
          <w:rFonts w:ascii="Minion Pro" w:hAnsi="Minion Pro"/>
          <w:b/>
          <w:sz w:val="22"/>
          <w:szCs w:val="22"/>
        </w:rPr>
        <w:t xml:space="preserve">scenario symbiosis with Mucoromycotina </w:t>
      </w:r>
      <w:r w:rsidR="00EB5DAE" w:rsidRPr="00F57636">
        <w:rPr>
          <w:rFonts w:ascii="Minion Pro" w:hAnsi="Minion Pro"/>
          <w:b/>
          <w:sz w:val="22"/>
          <w:szCs w:val="22"/>
        </w:rPr>
        <w:t xml:space="preserve">enabled the establishment of early land </w:t>
      </w:r>
      <w:r w:rsidR="00A30808" w:rsidRPr="00F57636">
        <w:rPr>
          <w:rFonts w:ascii="Minion Pro" w:hAnsi="Minion Pro"/>
          <w:b/>
          <w:sz w:val="22"/>
          <w:szCs w:val="22"/>
        </w:rPr>
        <w:t>plants.</w:t>
      </w:r>
      <w:r w:rsidR="00EB5DAE" w:rsidRPr="00F57636">
        <w:rPr>
          <w:rFonts w:ascii="Minion Pro" w:hAnsi="Minion Pro"/>
          <w:b/>
          <w:sz w:val="22"/>
          <w:szCs w:val="22"/>
        </w:rPr>
        <w:t xml:space="preserve"> </w:t>
      </w:r>
    </w:p>
    <w:p w14:paraId="345D63BC" w14:textId="77777777" w:rsidR="005A395F" w:rsidRPr="00F57636" w:rsidRDefault="005A395F" w:rsidP="00372A03">
      <w:pPr>
        <w:spacing w:line="288" w:lineRule="auto"/>
        <w:rPr>
          <w:rFonts w:ascii="Minion Pro" w:hAnsi="Minion Pro"/>
          <w:sz w:val="22"/>
          <w:szCs w:val="22"/>
        </w:rPr>
      </w:pPr>
    </w:p>
    <w:p w14:paraId="0AF7994F" w14:textId="77777777" w:rsidR="00B462DA" w:rsidRDefault="005A395F" w:rsidP="009121BB">
      <w:pPr>
        <w:spacing w:line="288" w:lineRule="auto"/>
        <w:rPr>
          <w:ins w:id="26" w:author="Vos, R.A." w:date="2017-10-05T14:44:00Z"/>
          <w:rFonts w:ascii="Minion Pro" w:hAnsi="Minion Pro"/>
          <w:sz w:val="22"/>
          <w:szCs w:val="22"/>
        </w:rPr>
      </w:pPr>
      <w:r w:rsidRPr="00F57636">
        <w:rPr>
          <w:rFonts w:ascii="Minion Pro" w:hAnsi="Minion Pro"/>
          <w:sz w:val="22"/>
          <w:szCs w:val="22"/>
        </w:rPr>
        <w:t xml:space="preserve">Land plants diverged from aquatic algae in the </w:t>
      </w:r>
      <w:proofErr w:type="spellStart"/>
      <w:r w:rsidRPr="00F57636">
        <w:rPr>
          <w:rFonts w:ascii="Minion Pro" w:hAnsi="Minion Pro"/>
          <w:sz w:val="22"/>
          <w:szCs w:val="22"/>
        </w:rPr>
        <w:t>Neoproterozoic</w:t>
      </w:r>
      <w:proofErr w:type="spellEnd"/>
      <w:r w:rsidRPr="00F57636">
        <w:rPr>
          <w:rFonts w:ascii="Minion Pro" w:hAnsi="Minion Pro"/>
          <w:sz w:val="22"/>
          <w:szCs w:val="22"/>
        </w:rPr>
        <w:t xml:space="preserve"> as a lineage that would eventually undergo the ecological transition to terrestrial life</w:t>
      </w:r>
      <w:r w:rsidR="005944DE" w:rsidRPr="00F57636">
        <w:rPr>
          <w:rFonts w:ascii="Minion Pro" w:hAnsi="Minion Pro"/>
          <w:sz w:val="22"/>
          <w:szCs w:val="22"/>
        </w:rPr>
        <w:t xml:space="preserve"> </w:t>
      </w:r>
      <w:commentRangeStart w:id="27"/>
      <w:r w:rsidR="005944DE" w:rsidRPr="00F57636">
        <w:rPr>
          <w:rFonts w:ascii="Minion Pro" w:hAnsi="Minion Pro"/>
          <w:sz w:val="22"/>
          <w:szCs w:val="22"/>
        </w:rPr>
        <w:t>(Hedges et al. 2015)</w:t>
      </w:r>
      <w:commentRangeEnd w:id="27"/>
      <w:r w:rsidR="003B1AF7">
        <w:rPr>
          <w:rStyle w:val="Verwijzingopmerking"/>
          <w:rFonts w:asciiTheme="minorHAnsi" w:hAnsiTheme="minorHAnsi" w:cstheme="minorBidi"/>
          <w:lang w:val="nl-NL" w:eastAsia="nl-NL"/>
        </w:rPr>
        <w:commentReference w:id="27"/>
      </w:r>
      <w:r w:rsidRPr="00F57636">
        <w:rPr>
          <w:rFonts w:ascii="Minion Pro" w:hAnsi="Minion Pro"/>
          <w:sz w:val="22"/>
          <w:szCs w:val="22"/>
        </w:rPr>
        <w:t>. This transition</w:t>
      </w:r>
      <w:r w:rsidR="00B57D48" w:rsidRPr="00F57636">
        <w:rPr>
          <w:rFonts w:ascii="Minion Pro" w:hAnsi="Minion Pro"/>
          <w:sz w:val="22"/>
          <w:szCs w:val="22"/>
        </w:rPr>
        <w:t xml:space="preserve"> – a major turning point in the history of </w:t>
      </w:r>
      <w:r w:rsidR="00EF4230" w:rsidRPr="00F57636">
        <w:rPr>
          <w:rFonts w:ascii="Minion Pro" w:hAnsi="Minion Pro"/>
          <w:sz w:val="22"/>
          <w:szCs w:val="22"/>
        </w:rPr>
        <w:t>life on</w:t>
      </w:r>
      <w:r w:rsidR="00B57D48" w:rsidRPr="00F57636">
        <w:rPr>
          <w:rFonts w:ascii="Minion Pro" w:hAnsi="Minion Pro"/>
          <w:sz w:val="22"/>
          <w:szCs w:val="22"/>
        </w:rPr>
        <w:t xml:space="preserve"> earth – </w:t>
      </w:r>
      <w:r w:rsidR="00B8744F" w:rsidRPr="00F57636">
        <w:rPr>
          <w:rFonts w:ascii="Minion Pro" w:hAnsi="Minion Pro"/>
          <w:sz w:val="22"/>
          <w:szCs w:val="22"/>
        </w:rPr>
        <w:t>reshaped</w:t>
      </w:r>
      <w:r w:rsidRPr="00F57636">
        <w:rPr>
          <w:rFonts w:ascii="Minion Pro" w:hAnsi="Minion Pro"/>
          <w:sz w:val="22"/>
          <w:szCs w:val="22"/>
        </w:rPr>
        <w:t xml:space="preserve"> the global climate and the biosphere through </w:t>
      </w:r>
      <w:del w:id="28" w:author="Vos, R.A." w:date="2017-10-05T14:14:00Z">
        <w:r w:rsidRPr="00F57636" w:rsidDel="00C121E5">
          <w:rPr>
            <w:rFonts w:ascii="Minion Pro" w:hAnsi="Minion Pro"/>
            <w:sz w:val="22"/>
            <w:szCs w:val="22"/>
          </w:rPr>
          <w:delText xml:space="preserve">biotic chemical weathering of rocks, carbon fixation, and </w:delText>
        </w:r>
      </w:del>
      <w:r w:rsidRPr="00F57636">
        <w:rPr>
          <w:rFonts w:ascii="Minion Pro" w:hAnsi="Minion Pro"/>
          <w:sz w:val="22"/>
          <w:szCs w:val="22"/>
        </w:rPr>
        <w:t>an increase in atmospheric oxygen levels</w:t>
      </w:r>
      <w:ins w:id="29" w:author="Vos, R.A." w:date="2017-10-05T14:14:00Z">
        <w:r w:rsidR="00C121E5">
          <w:rPr>
            <w:rFonts w:ascii="Minion Pro" w:hAnsi="Minion Pro"/>
            <w:sz w:val="22"/>
            <w:szCs w:val="22"/>
          </w:rPr>
          <w:t xml:space="preserve">, carbon fixation, and </w:t>
        </w:r>
        <w:r w:rsidR="00C121E5" w:rsidRPr="00F57636">
          <w:rPr>
            <w:rFonts w:ascii="Minion Pro" w:hAnsi="Minion Pro"/>
            <w:sz w:val="22"/>
            <w:szCs w:val="22"/>
          </w:rPr>
          <w:t>biotic chemical weathering of rocks</w:t>
        </w:r>
      </w:ins>
      <w:r w:rsidR="005944DE" w:rsidRPr="00F57636">
        <w:rPr>
          <w:rFonts w:ascii="Minion Pro" w:hAnsi="Minion Pro"/>
          <w:sz w:val="22"/>
          <w:szCs w:val="22"/>
        </w:rPr>
        <w:t xml:space="preserve"> (</w:t>
      </w:r>
      <w:proofErr w:type="spellStart"/>
      <w:r w:rsidR="005944DE" w:rsidRPr="00F57636">
        <w:rPr>
          <w:rFonts w:ascii="Minion Pro" w:hAnsi="Minion Pro"/>
          <w:sz w:val="22"/>
          <w:szCs w:val="22"/>
        </w:rPr>
        <w:t>Selosse</w:t>
      </w:r>
      <w:proofErr w:type="spellEnd"/>
      <w:r w:rsidR="005944DE" w:rsidRPr="00F57636">
        <w:rPr>
          <w:rFonts w:ascii="Minion Pro" w:hAnsi="Minion Pro"/>
          <w:sz w:val="22"/>
          <w:szCs w:val="22"/>
        </w:rPr>
        <w:t xml:space="preserve"> et al. 2015; </w:t>
      </w:r>
      <w:proofErr w:type="spellStart"/>
      <w:r w:rsidR="005944DE" w:rsidRPr="00F57636">
        <w:rPr>
          <w:rFonts w:ascii="Minion Pro" w:hAnsi="Minion Pro"/>
          <w:sz w:val="22"/>
          <w:szCs w:val="22"/>
        </w:rPr>
        <w:t>Lenton</w:t>
      </w:r>
      <w:proofErr w:type="spellEnd"/>
      <w:r w:rsidR="005944DE" w:rsidRPr="00F57636">
        <w:rPr>
          <w:rFonts w:ascii="Minion Pro" w:hAnsi="Minion Pro"/>
          <w:sz w:val="22"/>
          <w:szCs w:val="22"/>
        </w:rPr>
        <w:t xml:space="preserve"> et al. 2016)</w:t>
      </w:r>
      <w:r w:rsidRPr="00F57636">
        <w:rPr>
          <w:rFonts w:ascii="Minion Pro" w:hAnsi="Minion Pro"/>
          <w:sz w:val="22"/>
          <w:szCs w:val="22"/>
        </w:rPr>
        <w:t xml:space="preserve">. </w:t>
      </w:r>
      <w:r w:rsidR="00B57D48" w:rsidRPr="00F57636">
        <w:rPr>
          <w:rFonts w:ascii="Minion Pro" w:hAnsi="Minion Pro"/>
          <w:sz w:val="22"/>
          <w:szCs w:val="22"/>
        </w:rPr>
        <w:t xml:space="preserve">Terrestrial life requires plants to extract nutrients and moisture </w:t>
      </w:r>
      <w:r w:rsidR="00B57D48" w:rsidRPr="00F57636">
        <w:rPr>
          <w:rFonts w:ascii="Minion Pro" w:hAnsi="Minion Pro"/>
          <w:sz w:val="22"/>
          <w:szCs w:val="22"/>
        </w:rPr>
        <w:lastRenderedPageBreak/>
        <w:t xml:space="preserve">from the substrate, while photosynthesizing organs remain above the surface. </w:t>
      </w:r>
      <w:r w:rsidR="002A6913" w:rsidRPr="00F57636">
        <w:rPr>
          <w:rFonts w:ascii="Minion Pro" w:hAnsi="Minion Pro"/>
          <w:sz w:val="22"/>
          <w:szCs w:val="22"/>
        </w:rPr>
        <w:t xml:space="preserve">As roots only evolved after the transition to land </w:t>
      </w:r>
      <w:r w:rsidR="005944DE" w:rsidRPr="00F57636">
        <w:rPr>
          <w:rFonts w:ascii="Minion Pro" w:hAnsi="Minion Pro"/>
          <w:sz w:val="22"/>
          <w:szCs w:val="22"/>
        </w:rPr>
        <w:t>(</w:t>
      </w:r>
      <w:proofErr w:type="spellStart"/>
      <w:r w:rsidR="005944DE" w:rsidRPr="00F57636">
        <w:rPr>
          <w:rFonts w:ascii="Minion Pro" w:hAnsi="Minion Pro"/>
          <w:sz w:val="22"/>
          <w:szCs w:val="22"/>
        </w:rPr>
        <w:t>Brundrett</w:t>
      </w:r>
      <w:proofErr w:type="spellEnd"/>
      <w:r w:rsidR="005944DE" w:rsidRPr="00F57636">
        <w:rPr>
          <w:rFonts w:ascii="Minion Pro" w:hAnsi="Minion Pro"/>
          <w:sz w:val="22"/>
          <w:szCs w:val="22"/>
        </w:rPr>
        <w:t xml:space="preserve"> et al. 2002)</w:t>
      </w:r>
      <w:r w:rsidR="00B57D48" w:rsidRPr="00F57636">
        <w:rPr>
          <w:rFonts w:ascii="Minion Pro" w:hAnsi="Minion Pro"/>
          <w:sz w:val="22"/>
          <w:szCs w:val="22"/>
        </w:rPr>
        <w:t xml:space="preserve">, </w:t>
      </w:r>
      <w:r w:rsidR="000C795C" w:rsidRPr="00F57636">
        <w:rPr>
          <w:rFonts w:ascii="Minion Pro" w:hAnsi="Minion Pro"/>
          <w:sz w:val="22"/>
          <w:szCs w:val="22"/>
        </w:rPr>
        <w:t>initial plant colonization of the terrestrial environment was likely facilitated through interactions with symbiotic fungi</w:t>
      </w:r>
      <w:r w:rsidR="002C2C7B" w:rsidRPr="00F57636">
        <w:rPr>
          <w:rFonts w:ascii="Minion Pro" w:hAnsi="Minion Pro"/>
          <w:sz w:val="22"/>
          <w:szCs w:val="22"/>
        </w:rPr>
        <w:t xml:space="preserve"> </w:t>
      </w:r>
      <w:del w:id="30" w:author="Vos, R.A." w:date="2017-10-05T14:16:00Z">
        <w:r w:rsidR="002C2C7B" w:rsidRPr="00F57636" w:rsidDel="00C121E5">
          <w:rPr>
            <w:rFonts w:ascii="Minion Pro" w:hAnsi="Minion Pro"/>
            <w:sz w:val="22"/>
            <w:szCs w:val="22"/>
          </w:rPr>
          <w:delText>such that the fungus</w:delText>
        </w:r>
      </w:del>
      <w:ins w:id="31" w:author="Vos, R.A." w:date="2017-10-05T14:16:00Z">
        <w:r w:rsidR="00C121E5">
          <w:rPr>
            <w:rFonts w:ascii="Minion Pro" w:hAnsi="Minion Pro"/>
            <w:sz w:val="22"/>
            <w:szCs w:val="22"/>
          </w:rPr>
          <w:t>where the latter</w:t>
        </w:r>
      </w:ins>
      <w:r w:rsidR="002C2C7B" w:rsidRPr="00F57636">
        <w:rPr>
          <w:rFonts w:ascii="Minion Pro" w:hAnsi="Minion Pro"/>
          <w:sz w:val="22"/>
          <w:szCs w:val="22"/>
        </w:rPr>
        <w:t xml:space="preserve"> provided inorganic nutrients and water to the host plant and </w:t>
      </w:r>
      <w:del w:id="32" w:author="Vos, R.A." w:date="2017-10-05T14:17:00Z">
        <w:r w:rsidR="002C2C7B" w:rsidRPr="00F57636" w:rsidDel="00C121E5">
          <w:rPr>
            <w:rFonts w:ascii="Minion Pro" w:hAnsi="Minion Pro"/>
            <w:sz w:val="22"/>
            <w:szCs w:val="22"/>
          </w:rPr>
          <w:delText xml:space="preserve">in return </w:delText>
        </w:r>
      </w:del>
      <w:r w:rsidR="002C2C7B" w:rsidRPr="00F57636">
        <w:rPr>
          <w:rFonts w:ascii="Minion Pro" w:hAnsi="Minion Pro"/>
          <w:sz w:val="22"/>
          <w:szCs w:val="22"/>
        </w:rPr>
        <w:t xml:space="preserve">received carbohydrates </w:t>
      </w:r>
      <w:del w:id="33" w:author="Vos, R.A." w:date="2017-10-05T14:17:00Z">
        <w:r w:rsidR="002C2C7B" w:rsidRPr="00F57636" w:rsidDel="00C121E5">
          <w:rPr>
            <w:rFonts w:ascii="Minion Pro" w:hAnsi="Minion Pro"/>
            <w:sz w:val="22"/>
            <w:szCs w:val="22"/>
          </w:rPr>
          <w:delText>from the host</w:delText>
        </w:r>
      </w:del>
      <w:ins w:id="34" w:author="Vos, R.A." w:date="2017-10-05T14:17:00Z">
        <w:r w:rsidR="00C121E5">
          <w:rPr>
            <w:rFonts w:ascii="Minion Pro" w:hAnsi="Minion Pro"/>
            <w:sz w:val="22"/>
            <w:szCs w:val="22"/>
          </w:rPr>
          <w:t>in return</w:t>
        </w:r>
      </w:ins>
      <w:r w:rsidR="002C2C7B" w:rsidRPr="00F57636">
        <w:rPr>
          <w:rFonts w:ascii="Minion Pro" w:hAnsi="Minion Pro"/>
          <w:sz w:val="22"/>
          <w:szCs w:val="22"/>
        </w:rPr>
        <w:t xml:space="preserve"> </w:t>
      </w:r>
      <w:r w:rsidR="009121BB" w:rsidRPr="00F57636">
        <w:rPr>
          <w:rFonts w:ascii="Minion Pro" w:hAnsi="Minion Pro"/>
          <w:sz w:val="22"/>
          <w:szCs w:val="22"/>
        </w:rPr>
        <w:t>(</w:t>
      </w:r>
      <w:proofErr w:type="spellStart"/>
      <w:r w:rsidR="009121BB" w:rsidRPr="00F57636">
        <w:rPr>
          <w:rFonts w:ascii="Minion Pro" w:hAnsi="Minion Pro"/>
          <w:sz w:val="22"/>
          <w:szCs w:val="22"/>
        </w:rPr>
        <w:t>Pirozynski</w:t>
      </w:r>
      <w:proofErr w:type="spellEnd"/>
      <w:r w:rsidR="009121BB" w:rsidRPr="00F57636">
        <w:rPr>
          <w:rFonts w:ascii="Minion Pro" w:hAnsi="Minion Pro"/>
          <w:sz w:val="22"/>
          <w:szCs w:val="22"/>
        </w:rPr>
        <w:t xml:space="preserve"> &amp; </w:t>
      </w:r>
      <w:proofErr w:type="spellStart"/>
      <w:r w:rsidR="009121BB" w:rsidRPr="00F57636">
        <w:rPr>
          <w:rFonts w:ascii="Minion Pro" w:hAnsi="Minion Pro"/>
          <w:sz w:val="22"/>
          <w:szCs w:val="22"/>
        </w:rPr>
        <w:t>Malloch</w:t>
      </w:r>
      <w:proofErr w:type="spellEnd"/>
      <w:r w:rsidR="009121BB" w:rsidRPr="00F57636">
        <w:rPr>
          <w:rFonts w:ascii="Minion Pro" w:hAnsi="Minion Pro"/>
          <w:sz w:val="22"/>
          <w:szCs w:val="22"/>
        </w:rPr>
        <w:t xml:space="preserve"> 1975; </w:t>
      </w:r>
      <w:proofErr w:type="spellStart"/>
      <w:r w:rsidR="009121BB" w:rsidRPr="00F57636">
        <w:rPr>
          <w:rFonts w:ascii="Minion Pro" w:hAnsi="Minion Pro"/>
          <w:sz w:val="22"/>
          <w:szCs w:val="22"/>
        </w:rPr>
        <w:t>Selosse</w:t>
      </w:r>
      <w:proofErr w:type="spellEnd"/>
      <w:r w:rsidR="009121BB" w:rsidRPr="00F57636">
        <w:rPr>
          <w:rFonts w:ascii="Minion Pro" w:hAnsi="Minion Pro"/>
          <w:sz w:val="22"/>
          <w:szCs w:val="22"/>
        </w:rPr>
        <w:t xml:space="preserve"> et al. 2015)</w:t>
      </w:r>
      <w:r w:rsidR="00B57D48" w:rsidRPr="00F57636">
        <w:rPr>
          <w:rFonts w:ascii="Minion Pro" w:hAnsi="Minion Pro"/>
          <w:sz w:val="22"/>
          <w:szCs w:val="22"/>
        </w:rPr>
        <w:t xml:space="preserve">. </w:t>
      </w:r>
    </w:p>
    <w:p w14:paraId="27712308" w14:textId="77777777" w:rsidR="00B462DA" w:rsidRDefault="00B462DA" w:rsidP="009121BB">
      <w:pPr>
        <w:spacing w:line="288" w:lineRule="auto"/>
        <w:rPr>
          <w:ins w:id="35" w:author="Vos, R.A." w:date="2017-10-05T14:44:00Z"/>
          <w:rFonts w:ascii="Minion Pro" w:hAnsi="Minion Pro"/>
          <w:sz w:val="22"/>
          <w:szCs w:val="22"/>
        </w:rPr>
      </w:pPr>
    </w:p>
    <w:p w14:paraId="34FAB158" w14:textId="57C12339" w:rsidR="009121BB" w:rsidRPr="00F57636" w:rsidRDefault="002A6913" w:rsidP="009121BB">
      <w:pPr>
        <w:spacing w:line="288" w:lineRule="auto"/>
        <w:rPr>
          <w:rFonts w:ascii="Minion Pro" w:hAnsi="Minion Pro"/>
          <w:sz w:val="22"/>
          <w:szCs w:val="22"/>
        </w:rPr>
      </w:pPr>
      <w:del w:id="36" w:author="Vos, R.A." w:date="2017-10-05T14:13:00Z">
        <w:r w:rsidRPr="00F57636" w:rsidDel="00C121E5">
          <w:rPr>
            <w:rFonts w:ascii="Minion Pro" w:hAnsi="Minion Pro"/>
            <w:sz w:val="22"/>
            <w:szCs w:val="22"/>
          </w:rPr>
          <w:delText>The m</w:delText>
        </w:r>
      </w:del>
      <w:ins w:id="37" w:author="Vos, R.A." w:date="2017-10-05T14:13:00Z">
        <w:r w:rsidR="00C121E5">
          <w:rPr>
            <w:rFonts w:ascii="Minion Pro" w:hAnsi="Minion Pro"/>
            <w:sz w:val="22"/>
            <w:szCs w:val="22"/>
          </w:rPr>
          <w:t>M</w:t>
        </w:r>
      </w:ins>
      <w:r w:rsidR="009121BB" w:rsidRPr="00F57636">
        <w:rPr>
          <w:rFonts w:ascii="Minion Pro" w:hAnsi="Minion Pro"/>
          <w:sz w:val="22"/>
          <w:szCs w:val="22"/>
        </w:rPr>
        <w:t xml:space="preserve">ycorrhizal symbiosis is found in over 90% of extant land plant </w:t>
      </w:r>
      <w:r w:rsidR="000C795C" w:rsidRPr="00F57636">
        <w:rPr>
          <w:rFonts w:ascii="Minion Pro" w:hAnsi="Minion Pro"/>
          <w:sz w:val="22"/>
          <w:szCs w:val="22"/>
        </w:rPr>
        <w:t>species</w:t>
      </w:r>
      <w:r w:rsidR="009121BB" w:rsidRPr="00F57636">
        <w:rPr>
          <w:rFonts w:ascii="Minion Pro" w:hAnsi="Minion Pro"/>
          <w:sz w:val="22"/>
          <w:szCs w:val="22"/>
        </w:rPr>
        <w:t>, and most major lineages of land plants</w:t>
      </w:r>
      <w:r w:rsidRPr="00F57636">
        <w:rPr>
          <w:rFonts w:ascii="Minion Pro" w:hAnsi="Minion Pro"/>
          <w:sz w:val="22"/>
          <w:szCs w:val="22"/>
        </w:rPr>
        <w:t xml:space="preserve"> (</w:t>
      </w:r>
      <w:r w:rsidR="000C795C" w:rsidRPr="00F57636">
        <w:rPr>
          <w:rFonts w:ascii="Minion Pro" w:hAnsi="Minion Pro"/>
          <w:sz w:val="22"/>
          <w:szCs w:val="22"/>
        </w:rPr>
        <w:t xml:space="preserve">Wang &amp; </w:t>
      </w:r>
      <w:proofErr w:type="spellStart"/>
      <w:r w:rsidR="000C795C" w:rsidRPr="00F57636">
        <w:rPr>
          <w:rFonts w:ascii="Minion Pro" w:hAnsi="Minion Pro"/>
          <w:sz w:val="22"/>
          <w:szCs w:val="22"/>
        </w:rPr>
        <w:t>Qiu</w:t>
      </w:r>
      <w:proofErr w:type="spellEnd"/>
      <w:r w:rsidR="000C795C" w:rsidRPr="00F57636">
        <w:rPr>
          <w:rFonts w:ascii="Minion Pro" w:hAnsi="Minion Pro"/>
          <w:sz w:val="22"/>
          <w:szCs w:val="22"/>
        </w:rPr>
        <w:t xml:space="preserve"> 2006</w:t>
      </w:r>
      <w:r w:rsidRPr="00F57636">
        <w:rPr>
          <w:rFonts w:ascii="Minion Pro" w:hAnsi="Minion Pro"/>
          <w:sz w:val="22"/>
          <w:szCs w:val="22"/>
        </w:rPr>
        <w:t>)</w:t>
      </w:r>
      <w:r w:rsidR="009121BB" w:rsidRPr="00F57636">
        <w:rPr>
          <w:rFonts w:ascii="Minion Pro" w:hAnsi="Minion Pro"/>
          <w:sz w:val="22"/>
          <w:szCs w:val="22"/>
        </w:rPr>
        <w:t xml:space="preserve">. Land plants form associations with members of three different fungal phyla: Mucoromycota, Basidiomycota, and Ascomycota (van der </w:t>
      </w:r>
      <w:proofErr w:type="spellStart"/>
      <w:r w:rsidR="009121BB" w:rsidRPr="00F57636">
        <w:rPr>
          <w:rFonts w:ascii="Minion Pro" w:hAnsi="Minion Pro"/>
          <w:sz w:val="22"/>
          <w:szCs w:val="22"/>
        </w:rPr>
        <w:t>Heijden</w:t>
      </w:r>
      <w:proofErr w:type="spellEnd"/>
      <w:r w:rsidR="009121BB" w:rsidRPr="00F57636">
        <w:rPr>
          <w:rFonts w:ascii="Minion Pro" w:hAnsi="Minion Pro"/>
          <w:sz w:val="22"/>
          <w:szCs w:val="22"/>
        </w:rPr>
        <w:t xml:space="preserve"> et al. 2015; </w:t>
      </w:r>
      <w:proofErr w:type="spellStart"/>
      <w:r w:rsidR="009121BB" w:rsidRPr="00F57636">
        <w:rPr>
          <w:rFonts w:ascii="Minion Pro" w:hAnsi="Minion Pro"/>
          <w:sz w:val="22"/>
          <w:szCs w:val="22"/>
        </w:rPr>
        <w:t>Spatafora</w:t>
      </w:r>
      <w:proofErr w:type="spellEnd"/>
      <w:r w:rsidR="009121BB" w:rsidRPr="00F57636">
        <w:rPr>
          <w:rFonts w:ascii="Minion Pro" w:hAnsi="Minion Pro"/>
          <w:sz w:val="22"/>
          <w:szCs w:val="22"/>
        </w:rPr>
        <w:t xml:space="preserve"> et al. 2016). The great majority of land plants associate with arbuscular mycorrhizal fungi from the</w:t>
      </w:r>
      <w:r w:rsidR="00D1524D" w:rsidRPr="00F57636">
        <w:rPr>
          <w:rFonts w:ascii="Minion Pro" w:hAnsi="Minion Pro"/>
          <w:sz w:val="22"/>
          <w:szCs w:val="22"/>
        </w:rPr>
        <w:t xml:space="preserve"> Mucoromycota</w:t>
      </w:r>
      <w:r w:rsidR="009121BB" w:rsidRPr="00F57636">
        <w:rPr>
          <w:rFonts w:ascii="Minion Pro" w:hAnsi="Minion Pro"/>
          <w:sz w:val="22"/>
          <w:szCs w:val="22"/>
        </w:rPr>
        <w:t xml:space="preserve"> </w:t>
      </w:r>
      <w:commentRangeStart w:id="38"/>
      <w:r w:rsidR="009121BB" w:rsidRPr="00F57636">
        <w:rPr>
          <w:rFonts w:ascii="Minion Pro" w:hAnsi="Minion Pro"/>
          <w:sz w:val="22"/>
          <w:szCs w:val="22"/>
        </w:rPr>
        <w:t xml:space="preserve">subphylum Glomeromycotina, </w:t>
      </w:r>
      <w:commentRangeEnd w:id="38"/>
      <w:r w:rsidR="003B1AF7">
        <w:rPr>
          <w:rStyle w:val="Verwijzingopmerking"/>
          <w:rFonts w:asciiTheme="minorHAnsi" w:hAnsiTheme="minorHAnsi" w:cstheme="minorBidi"/>
          <w:lang w:val="nl-NL" w:eastAsia="nl-NL"/>
        </w:rPr>
        <w:commentReference w:id="38"/>
      </w:r>
      <w:r w:rsidR="009121BB" w:rsidRPr="00F57636">
        <w:rPr>
          <w:rFonts w:ascii="Minion Pro" w:hAnsi="Minion Pro"/>
          <w:sz w:val="22"/>
          <w:szCs w:val="22"/>
        </w:rPr>
        <w:t xml:space="preserve">while other types of mycorrhizal associations, such as ectomycorrhiza, ericoid mycorrhiza and orchid mycorrhiza, belong to the Basidiomycota or Ascomycota (van der </w:t>
      </w:r>
      <w:proofErr w:type="spellStart"/>
      <w:r w:rsidR="009121BB" w:rsidRPr="00F57636">
        <w:rPr>
          <w:rFonts w:ascii="Minion Pro" w:hAnsi="Minion Pro"/>
          <w:sz w:val="22"/>
          <w:szCs w:val="22"/>
        </w:rPr>
        <w:t>Heijden</w:t>
      </w:r>
      <w:proofErr w:type="spellEnd"/>
      <w:r w:rsidR="009121BB" w:rsidRPr="00F57636">
        <w:rPr>
          <w:rFonts w:ascii="Minion Pro" w:hAnsi="Minion Pro"/>
          <w:sz w:val="22"/>
          <w:szCs w:val="22"/>
        </w:rPr>
        <w:t xml:space="preserve"> et al. 2015). Fossil evidence suggests that </w:t>
      </w:r>
      <w:r w:rsidR="00D1524D" w:rsidRPr="00F57636">
        <w:rPr>
          <w:rFonts w:ascii="Minion Pro" w:hAnsi="Minion Pro"/>
          <w:sz w:val="22"/>
          <w:szCs w:val="22"/>
        </w:rPr>
        <w:t>Glomeromycotina have</w:t>
      </w:r>
      <w:r w:rsidR="009121BB" w:rsidRPr="00F57636">
        <w:rPr>
          <w:rFonts w:ascii="Minion Pro" w:hAnsi="Minion Pro"/>
          <w:sz w:val="22"/>
          <w:szCs w:val="22"/>
        </w:rPr>
        <w:t xml:space="preserve"> coevolved with land plants for at least 407 Myr, as vesicles, spores, intracellular coils, and arbuscule-like structures resembling extant mycorrhizal infections were found in </w:t>
      </w:r>
      <w:proofErr w:type="spellStart"/>
      <w:r w:rsidR="009121BB" w:rsidRPr="00F57636">
        <w:rPr>
          <w:rFonts w:ascii="Minion Pro" w:hAnsi="Minion Pro"/>
          <w:sz w:val="22"/>
          <w:szCs w:val="22"/>
        </w:rPr>
        <w:t>Rhynie</w:t>
      </w:r>
      <w:proofErr w:type="spellEnd"/>
      <w:r w:rsidR="009121BB" w:rsidRPr="00F57636">
        <w:rPr>
          <w:rFonts w:ascii="Minion Pro" w:hAnsi="Minion Pro"/>
          <w:sz w:val="22"/>
          <w:szCs w:val="22"/>
        </w:rPr>
        <w:t xml:space="preserve"> Chert fossils of </w:t>
      </w:r>
      <w:proofErr w:type="spellStart"/>
      <w:r w:rsidR="009121BB" w:rsidRPr="00F57636">
        <w:rPr>
          <w:rFonts w:ascii="Minion Pro" w:hAnsi="Minion Pro"/>
          <w:i/>
          <w:sz w:val="22"/>
          <w:szCs w:val="22"/>
        </w:rPr>
        <w:t>Horneophyton</w:t>
      </w:r>
      <w:proofErr w:type="spellEnd"/>
      <w:r w:rsidR="009121BB" w:rsidRPr="00F57636">
        <w:rPr>
          <w:rFonts w:ascii="Minion Pro" w:hAnsi="Minion Pro"/>
          <w:i/>
          <w:sz w:val="22"/>
          <w:szCs w:val="22"/>
        </w:rPr>
        <w:t xml:space="preserve"> </w:t>
      </w:r>
      <w:proofErr w:type="spellStart"/>
      <w:r w:rsidR="009121BB" w:rsidRPr="00F57636">
        <w:rPr>
          <w:rFonts w:ascii="Minion Pro" w:hAnsi="Minion Pro"/>
          <w:i/>
          <w:sz w:val="22"/>
          <w:szCs w:val="22"/>
        </w:rPr>
        <w:t>lignier</w:t>
      </w:r>
      <w:r w:rsidR="00673319" w:rsidRPr="00F57636">
        <w:rPr>
          <w:rFonts w:ascii="Minion Pro" w:hAnsi="Minion Pro"/>
          <w:i/>
          <w:sz w:val="22"/>
          <w:szCs w:val="22"/>
        </w:rPr>
        <w:t>i</w:t>
      </w:r>
      <w:proofErr w:type="spellEnd"/>
      <w:r w:rsidR="009121BB" w:rsidRPr="00F57636">
        <w:rPr>
          <w:rFonts w:ascii="Minion Pro" w:hAnsi="Minion Pro"/>
          <w:sz w:val="22"/>
          <w:szCs w:val="22"/>
        </w:rPr>
        <w:t xml:space="preserve"> (</w:t>
      </w:r>
      <w:proofErr w:type="spellStart"/>
      <w:r w:rsidR="009121BB" w:rsidRPr="00F57636">
        <w:rPr>
          <w:rFonts w:ascii="Minion Pro" w:hAnsi="Minion Pro"/>
          <w:sz w:val="22"/>
          <w:szCs w:val="22"/>
        </w:rPr>
        <w:t>Strullu-Derrien</w:t>
      </w:r>
      <w:proofErr w:type="spellEnd"/>
      <w:r w:rsidR="009121BB" w:rsidRPr="00F57636">
        <w:rPr>
          <w:rFonts w:ascii="Minion Pro" w:hAnsi="Minion Pro"/>
          <w:sz w:val="22"/>
          <w:szCs w:val="22"/>
        </w:rPr>
        <w:t xml:space="preserve"> et al. 2014). Further support for ancient origin of these interactions comes from genomics, as genes involved in the formation of arbuscular mycorrhizal infections are homologs and were acquired in a stepwise manner, with potentiation starting as early as the last common ancestor of Charophytes and Embryophytes</w:t>
      </w:r>
      <w:r w:rsidR="00D1524D" w:rsidRPr="00F57636">
        <w:rPr>
          <w:rFonts w:ascii="Minion Pro" w:hAnsi="Minion Pro"/>
          <w:sz w:val="22"/>
          <w:szCs w:val="22"/>
        </w:rPr>
        <w:t xml:space="preserve"> (</w:t>
      </w:r>
      <w:proofErr w:type="spellStart"/>
      <w:r w:rsidR="00D1524D" w:rsidRPr="00F57636">
        <w:rPr>
          <w:rFonts w:ascii="Minion Pro" w:hAnsi="Minion Pro"/>
          <w:sz w:val="22"/>
          <w:szCs w:val="22"/>
        </w:rPr>
        <w:t>Karandashov</w:t>
      </w:r>
      <w:proofErr w:type="spellEnd"/>
      <w:r w:rsidR="00D1524D" w:rsidRPr="00F57636">
        <w:rPr>
          <w:rFonts w:ascii="Minion Pro" w:hAnsi="Minion Pro"/>
          <w:sz w:val="22"/>
          <w:szCs w:val="22"/>
        </w:rPr>
        <w:t xml:space="preserve"> et al. 2004; Wang et al. 2010; </w:t>
      </w:r>
      <w:proofErr w:type="spellStart"/>
      <w:r w:rsidR="00D1524D" w:rsidRPr="00F57636">
        <w:rPr>
          <w:rFonts w:ascii="Minion Pro" w:hAnsi="Minion Pro"/>
          <w:sz w:val="22"/>
          <w:szCs w:val="22"/>
        </w:rPr>
        <w:t>Delaux</w:t>
      </w:r>
      <w:proofErr w:type="spellEnd"/>
      <w:r w:rsidR="00D1524D" w:rsidRPr="00F57636">
        <w:rPr>
          <w:rFonts w:ascii="Minion Pro" w:hAnsi="Minion Pro"/>
          <w:sz w:val="22"/>
          <w:szCs w:val="22"/>
        </w:rPr>
        <w:t xml:space="preserve"> et al. 2015)</w:t>
      </w:r>
      <w:r w:rsidR="009121BB" w:rsidRPr="00F57636">
        <w:rPr>
          <w:rFonts w:ascii="Minion Pro" w:hAnsi="Minion Pro"/>
          <w:sz w:val="22"/>
          <w:szCs w:val="22"/>
        </w:rPr>
        <w:t>.</w:t>
      </w:r>
    </w:p>
    <w:p w14:paraId="0870E5CF" w14:textId="77777777" w:rsidR="009121BB" w:rsidRPr="00F57636" w:rsidRDefault="009121BB" w:rsidP="009121BB">
      <w:pPr>
        <w:spacing w:line="288" w:lineRule="auto"/>
        <w:rPr>
          <w:rFonts w:ascii="Minion Pro" w:hAnsi="Minion Pro"/>
          <w:sz w:val="22"/>
          <w:szCs w:val="22"/>
        </w:rPr>
      </w:pPr>
    </w:p>
    <w:p w14:paraId="248F9346" w14:textId="393E1CA9" w:rsidR="00E011BE" w:rsidRPr="00F57636" w:rsidRDefault="00D1524D" w:rsidP="00E011BE">
      <w:pPr>
        <w:spacing w:line="288" w:lineRule="auto"/>
        <w:rPr>
          <w:rFonts w:ascii="Minion Pro" w:hAnsi="Minion Pro"/>
          <w:sz w:val="22"/>
          <w:szCs w:val="22"/>
        </w:rPr>
      </w:pPr>
      <w:r w:rsidRPr="00F57636">
        <w:rPr>
          <w:rFonts w:ascii="Minion Pro" w:hAnsi="Minion Pro"/>
          <w:sz w:val="22"/>
          <w:szCs w:val="22"/>
        </w:rPr>
        <w:t>This evidence has led to the wide acceptance of the view that Glomeromycotina were the ancestral mycorrhizal symbionts of land plants (</w:t>
      </w:r>
      <w:proofErr w:type="spellStart"/>
      <w:r w:rsidRPr="00F57636">
        <w:rPr>
          <w:rFonts w:ascii="Minion Pro" w:hAnsi="Minion Pro"/>
          <w:sz w:val="22"/>
          <w:szCs w:val="22"/>
        </w:rPr>
        <w:t>Ligrone</w:t>
      </w:r>
      <w:proofErr w:type="spellEnd"/>
      <w:r w:rsidRPr="00F57636">
        <w:rPr>
          <w:rFonts w:ascii="Minion Pro" w:hAnsi="Minion Pro"/>
          <w:sz w:val="22"/>
          <w:szCs w:val="22"/>
        </w:rPr>
        <w:t xml:space="preserve"> et al. 2007; </w:t>
      </w:r>
      <w:proofErr w:type="spellStart"/>
      <w:r w:rsidRPr="00F57636">
        <w:rPr>
          <w:rFonts w:ascii="Minion Pro" w:hAnsi="Minion Pro"/>
          <w:sz w:val="22"/>
          <w:szCs w:val="22"/>
        </w:rPr>
        <w:t>Bidartondo</w:t>
      </w:r>
      <w:proofErr w:type="spellEnd"/>
      <w:r w:rsidRPr="00F57636">
        <w:rPr>
          <w:rFonts w:ascii="Minion Pro" w:hAnsi="Minion Pro"/>
          <w:sz w:val="22"/>
          <w:szCs w:val="22"/>
        </w:rPr>
        <w:t xml:space="preserve"> et al. 2011). The ancestral symbiosis </w:t>
      </w:r>
      <w:proofErr w:type="gramStart"/>
      <w:r w:rsidR="00A2786F" w:rsidRPr="00F57636">
        <w:rPr>
          <w:rFonts w:ascii="Minion Pro" w:hAnsi="Minion Pro"/>
          <w:sz w:val="22"/>
          <w:szCs w:val="22"/>
        </w:rPr>
        <w:t>is</w:t>
      </w:r>
      <w:r w:rsidRPr="00F57636">
        <w:rPr>
          <w:rFonts w:ascii="Minion Pro" w:hAnsi="Minion Pro"/>
          <w:sz w:val="22"/>
          <w:szCs w:val="22"/>
        </w:rPr>
        <w:t xml:space="preserve"> assumed to have been replaced</w:t>
      </w:r>
      <w:proofErr w:type="gramEnd"/>
      <w:r w:rsidRPr="00F57636">
        <w:rPr>
          <w:rFonts w:ascii="Minion Pro" w:hAnsi="Minion Pro"/>
          <w:sz w:val="22"/>
          <w:szCs w:val="22"/>
        </w:rPr>
        <w:t xml:space="preserve"> in several plant lineages by other types of mycorrhizal associations in multiple independent shifts (Wang &amp; </w:t>
      </w:r>
      <w:proofErr w:type="spellStart"/>
      <w:r w:rsidRPr="00F57636">
        <w:rPr>
          <w:rFonts w:ascii="Minion Pro" w:hAnsi="Minion Pro"/>
          <w:sz w:val="22"/>
          <w:szCs w:val="22"/>
        </w:rPr>
        <w:t>Qiu</w:t>
      </w:r>
      <w:proofErr w:type="spellEnd"/>
      <w:r w:rsidRPr="00F57636">
        <w:rPr>
          <w:rFonts w:ascii="Minion Pro" w:hAnsi="Minion Pro"/>
          <w:sz w:val="22"/>
          <w:szCs w:val="22"/>
        </w:rPr>
        <w:t xml:space="preserve"> 2006). However, the recent discovery that many members of early diverging lineages of land plants, including liverworts, hornworts, and basal vascular plants, engage in mycorrhizal symbiosis with the Mucoromycota subphylum Mucoromycotina, challenged this hypothesis and suggests that Mucoromycotina could </w:t>
      </w:r>
      <w:commentRangeStart w:id="39"/>
      <w:r w:rsidRPr="00F57636">
        <w:rPr>
          <w:rFonts w:ascii="Minion Pro" w:hAnsi="Minion Pro"/>
          <w:sz w:val="22"/>
          <w:szCs w:val="22"/>
        </w:rPr>
        <w:t xml:space="preserve">also </w:t>
      </w:r>
      <w:commentRangeEnd w:id="39"/>
      <w:r w:rsidR="00227B8C">
        <w:rPr>
          <w:rStyle w:val="Verwijzingopmerking"/>
          <w:rFonts w:asciiTheme="minorHAnsi" w:hAnsiTheme="minorHAnsi" w:cstheme="minorBidi"/>
          <w:lang w:val="nl-NL" w:eastAsia="nl-NL"/>
        </w:rPr>
        <w:commentReference w:id="39"/>
      </w:r>
      <w:r w:rsidRPr="00F57636">
        <w:rPr>
          <w:rFonts w:ascii="Minion Pro" w:hAnsi="Minion Pro"/>
          <w:sz w:val="22"/>
          <w:szCs w:val="22"/>
        </w:rPr>
        <w:t>have facilitated terrestrialisation (</w:t>
      </w:r>
      <w:proofErr w:type="spellStart"/>
      <w:r w:rsidRPr="00F57636">
        <w:rPr>
          <w:rFonts w:ascii="Minion Pro" w:hAnsi="Minion Pro"/>
          <w:sz w:val="22"/>
          <w:szCs w:val="22"/>
        </w:rPr>
        <w:t>Bidartondo</w:t>
      </w:r>
      <w:proofErr w:type="spellEnd"/>
      <w:r w:rsidRPr="00F57636">
        <w:rPr>
          <w:rFonts w:ascii="Minion Pro" w:hAnsi="Minion Pro"/>
          <w:sz w:val="22"/>
          <w:szCs w:val="22"/>
        </w:rPr>
        <w:t xml:space="preserve"> et al. 2011; Field et al. </w:t>
      </w:r>
      <w:r w:rsidR="00003DF9" w:rsidRPr="00F57636">
        <w:rPr>
          <w:rFonts w:ascii="Minion Pro" w:hAnsi="Minion Pro"/>
          <w:sz w:val="22"/>
          <w:szCs w:val="22"/>
        </w:rPr>
        <w:t xml:space="preserve">2014, </w:t>
      </w:r>
      <w:r w:rsidRPr="00F57636">
        <w:rPr>
          <w:rFonts w:ascii="Minion Pro" w:hAnsi="Minion Pro"/>
          <w:sz w:val="22"/>
          <w:szCs w:val="22"/>
        </w:rPr>
        <w:t xml:space="preserve">2015; </w:t>
      </w:r>
      <w:proofErr w:type="spellStart"/>
      <w:r w:rsidRPr="00F57636">
        <w:rPr>
          <w:rFonts w:ascii="Minion Pro" w:hAnsi="Minion Pro"/>
          <w:sz w:val="22"/>
          <w:szCs w:val="22"/>
        </w:rPr>
        <w:t>Rimington</w:t>
      </w:r>
      <w:proofErr w:type="spellEnd"/>
      <w:r w:rsidRPr="00F57636">
        <w:rPr>
          <w:rFonts w:ascii="Minion Pro" w:hAnsi="Minion Pro"/>
          <w:sz w:val="22"/>
          <w:szCs w:val="22"/>
        </w:rPr>
        <w:t xml:space="preserve"> et al. 2015). </w:t>
      </w:r>
      <w:r w:rsidR="002D604C" w:rsidRPr="00F57636">
        <w:rPr>
          <w:rFonts w:ascii="Minion Pro" w:hAnsi="Minion Pro"/>
          <w:sz w:val="22"/>
          <w:szCs w:val="22"/>
        </w:rPr>
        <w:t>After</w:t>
      </w:r>
      <w:r w:rsidRPr="00F57636">
        <w:rPr>
          <w:rFonts w:ascii="Minion Pro" w:hAnsi="Minion Pro"/>
          <w:sz w:val="22"/>
          <w:szCs w:val="22"/>
        </w:rPr>
        <w:t xml:space="preserve"> this discovery, </w:t>
      </w:r>
      <w:proofErr w:type="spellStart"/>
      <w:r w:rsidRPr="00F57636">
        <w:rPr>
          <w:rFonts w:ascii="Minion Pro" w:hAnsi="Minion Pro"/>
          <w:sz w:val="22"/>
          <w:szCs w:val="22"/>
        </w:rPr>
        <w:t>Rhynie</w:t>
      </w:r>
      <w:proofErr w:type="spellEnd"/>
      <w:r w:rsidRPr="00F57636">
        <w:rPr>
          <w:rFonts w:ascii="Minion Pro" w:hAnsi="Minion Pro"/>
          <w:sz w:val="22"/>
          <w:szCs w:val="22"/>
        </w:rPr>
        <w:t xml:space="preserve"> Chert fossils where re-evaluated, revealing mycorrhizal infections resembling both Glomeromycotina and Mucoromycotina (</w:t>
      </w:r>
      <w:proofErr w:type="spellStart"/>
      <w:r w:rsidRPr="00F57636">
        <w:rPr>
          <w:rFonts w:ascii="Minion Pro" w:hAnsi="Minion Pro"/>
          <w:sz w:val="22"/>
          <w:szCs w:val="22"/>
        </w:rPr>
        <w:t>Strullu-Derrien</w:t>
      </w:r>
      <w:proofErr w:type="spellEnd"/>
      <w:r w:rsidRPr="00F57636">
        <w:rPr>
          <w:rFonts w:ascii="Minion Pro" w:hAnsi="Minion Pro"/>
          <w:sz w:val="22"/>
          <w:szCs w:val="22"/>
        </w:rPr>
        <w:t xml:space="preserve"> et al. 2014). </w:t>
      </w:r>
      <w:r w:rsidR="00E011BE" w:rsidRPr="00F57636">
        <w:rPr>
          <w:rFonts w:ascii="Minion Pro" w:hAnsi="Minion Pro"/>
          <w:sz w:val="22"/>
          <w:szCs w:val="22"/>
        </w:rPr>
        <w:t xml:space="preserve">Moreover, mycorrhiza-formation genes from </w:t>
      </w:r>
      <w:del w:id="40" w:author="Vos, R.A." w:date="2017-10-05T14:30:00Z">
        <w:r w:rsidR="00E011BE" w:rsidRPr="00F57636" w:rsidDel="00227B8C">
          <w:rPr>
            <w:rFonts w:ascii="Minion Pro" w:hAnsi="Minion Pro"/>
            <w:sz w:val="22"/>
            <w:szCs w:val="22"/>
          </w:rPr>
          <w:delText xml:space="preserve">Mucoromycotina </w:delText>
        </w:r>
      </w:del>
      <w:ins w:id="41" w:author="Vos, R.A." w:date="2017-10-05T14:30:00Z">
        <w:r w:rsidR="00227B8C" w:rsidRPr="00F57636">
          <w:rPr>
            <w:rFonts w:ascii="Minion Pro" w:hAnsi="Minion Pro"/>
            <w:sz w:val="22"/>
            <w:szCs w:val="22"/>
          </w:rPr>
          <w:t>Mucoromycotina</w:t>
        </w:r>
        <w:r w:rsidR="00227B8C">
          <w:rPr>
            <w:rFonts w:ascii="Minion Pro" w:hAnsi="Minion Pro"/>
            <w:sz w:val="22"/>
            <w:szCs w:val="22"/>
          </w:rPr>
          <w:t>-</w:t>
        </w:r>
      </w:ins>
      <w:r w:rsidR="00E011BE" w:rsidRPr="00F57636">
        <w:rPr>
          <w:rFonts w:ascii="Minion Pro" w:hAnsi="Minion Pro"/>
          <w:sz w:val="22"/>
          <w:szCs w:val="22"/>
        </w:rPr>
        <w:t>associated liverworts recover the Glome</w:t>
      </w:r>
      <w:r w:rsidR="006A4B07" w:rsidRPr="00F57636">
        <w:rPr>
          <w:rFonts w:ascii="Minion Pro" w:hAnsi="Minion Pro"/>
          <w:sz w:val="22"/>
          <w:szCs w:val="22"/>
        </w:rPr>
        <w:t>romycotina</w:t>
      </w:r>
      <w:ins w:id="42" w:author="Vos, R.A." w:date="2017-10-05T14:30:00Z">
        <w:r w:rsidR="00227B8C">
          <w:rPr>
            <w:rFonts w:ascii="Minion Pro" w:hAnsi="Minion Pro"/>
            <w:sz w:val="22"/>
            <w:szCs w:val="22"/>
          </w:rPr>
          <w:t>-associated</w:t>
        </w:r>
      </w:ins>
      <w:r w:rsidR="00E011BE" w:rsidRPr="00F57636">
        <w:rPr>
          <w:rFonts w:ascii="Minion Pro" w:hAnsi="Minion Pro"/>
          <w:sz w:val="22"/>
          <w:szCs w:val="22"/>
        </w:rPr>
        <w:t xml:space="preserve"> </w:t>
      </w:r>
      <w:del w:id="43" w:author="Vos, R.A." w:date="2017-10-05T14:30:00Z">
        <w:r w:rsidR="00E011BE" w:rsidRPr="00F57636" w:rsidDel="00227B8C">
          <w:rPr>
            <w:rFonts w:ascii="Minion Pro" w:hAnsi="Minion Pro"/>
            <w:sz w:val="22"/>
            <w:szCs w:val="22"/>
          </w:rPr>
          <w:delText xml:space="preserve">mycorrhizal </w:delText>
        </w:r>
      </w:del>
      <w:r w:rsidR="00E011BE" w:rsidRPr="00F57636">
        <w:rPr>
          <w:rFonts w:ascii="Minion Pro" w:hAnsi="Minion Pro"/>
          <w:sz w:val="22"/>
          <w:szCs w:val="22"/>
        </w:rPr>
        <w:t xml:space="preserve">phenotype in a transformed mutant of the angiosperm </w:t>
      </w:r>
      <w:proofErr w:type="spellStart"/>
      <w:r w:rsidR="00E011BE" w:rsidRPr="00F57636">
        <w:rPr>
          <w:rFonts w:ascii="Minion Pro" w:hAnsi="Minion Pro"/>
          <w:i/>
          <w:sz w:val="22"/>
          <w:szCs w:val="22"/>
        </w:rPr>
        <w:t>Medicago</w:t>
      </w:r>
      <w:proofErr w:type="spellEnd"/>
      <w:r w:rsidR="00E011BE" w:rsidRPr="00F57636">
        <w:rPr>
          <w:rFonts w:ascii="Minion Pro" w:hAnsi="Minion Pro"/>
          <w:i/>
          <w:sz w:val="22"/>
          <w:szCs w:val="22"/>
        </w:rPr>
        <w:t xml:space="preserve"> </w:t>
      </w:r>
      <w:proofErr w:type="spellStart"/>
      <w:r w:rsidR="00E011BE" w:rsidRPr="00F57636">
        <w:rPr>
          <w:rFonts w:ascii="Minion Pro" w:hAnsi="Minion Pro"/>
          <w:i/>
          <w:sz w:val="22"/>
          <w:szCs w:val="22"/>
        </w:rPr>
        <w:t>truncatula</w:t>
      </w:r>
      <w:proofErr w:type="spellEnd"/>
      <w:r w:rsidR="00E011BE" w:rsidRPr="00F57636">
        <w:rPr>
          <w:rFonts w:ascii="Minion Pro" w:hAnsi="Minion Pro"/>
          <w:sz w:val="22"/>
          <w:szCs w:val="22"/>
        </w:rPr>
        <w:t xml:space="preserve">, which reveals that the genes required for symbiosis have been conserved </w:t>
      </w:r>
      <w:del w:id="44" w:author="Vos, R.A." w:date="2017-10-05T14:31:00Z">
        <w:r w:rsidR="00E011BE" w:rsidRPr="00F57636" w:rsidDel="00227B8C">
          <w:rPr>
            <w:rFonts w:ascii="Minion Pro" w:hAnsi="Minion Pro"/>
            <w:sz w:val="22"/>
            <w:szCs w:val="22"/>
          </w:rPr>
          <w:delText>between the</w:delText>
        </w:r>
      </w:del>
      <w:ins w:id="45" w:author="Vos, R.A." w:date="2017-10-05T14:31:00Z">
        <w:r w:rsidR="00227B8C">
          <w:rPr>
            <w:rFonts w:ascii="Minion Pro" w:hAnsi="Minion Pro"/>
            <w:sz w:val="22"/>
            <w:szCs w:val="22"/>
          </w:rPr>
          <w:t>among</w:t>
        </w:r>
      </w:ins>
      <w:r w:rsidR="00E011BE" w:rsidRPr="00F57636">
        <w:rPr>
          <w:rFonts w:ascii="Minion Pro" w:hAnsi="Minion Pro"/>
          <w:sz w:val="22"/>
          <w:szCs w:val="22"/>
        </w:rPr>
        <w:t xml:space="preserve"> liverworts that associate exclusively with Mucoromycotina </w:t>
      </w:r>
      <w:del w:id="46" w:author="Vos, R.A." w:date="2017-10-05T14:32:00Z">
        <w:r w:rsidR="00E011BE" w:rsidRPr="00F57636" w:rsidDel="00227B8C">
          <w:rPr>
            <w:rFonts w:ascii="Minion Pro" w:hAnsi="Minion Pro"/>
            <w:sz w:val="22"/>
            <w:szCs w:val="22"/>
          </w:rPr>
          <w:delText xml:space="preserve">and </w:delText>
        </w:r>
      </w:del>
      <w:ins w:id="47" w:author="Vos, R.A." w:date="2017-10-05T14:32:00Z">
        <w:r w:rsidR="00227B8C">
          <w:rPr>
            <w:rFonts w:ascii="Minion Pro" w:hAnsi="Minion Pro"/>
            <w:sz w:val="22"/>
            <w:szCs w:val="22"/>
          </w:rPr>
          <w:t>as well as</w:t>
        </w:r>
        <w:r w:rsidR="00227B8C" w:rsidRPr="00F57636">
          <w:rPr>
            <w:rFonts w:ascii="Minion Pro" w:hAnsi="Minion Pro"/>
            <w:sz w:val="22"/>
            <w:szCs w:val="22"/>
          </w:rPr>
          <w:t xml:space="preserve"> </w:t>
        </w:r>
      </w:ins>
      <w:r w:rsidR="00E011BE" w:rsidRPr="00F57636">
        <w:rPr>
          <w:rFonts w:ascii="Minion Pro" w:hAnsi="Minion Pro"/>
          <w:sz w:val="22"/>
          <w:szCs w:val="22"/>
        </w:rPr>
        <w:t>higher plants that associate exclusively</w:t>
      </w:r>
      <w:r w:rsidR="006A4B07" w:rsidRPr="00F57636">
        <w:rPr>
          <w:rFonts w:ascii="Minion Pro" w:hAnsi="Minion Pro"/>
          <w:sz w:val="22"/>
          <w:szCs w:val="22"/>
        </w:rPr>
        <w:t xml:space="preserve"> with Glomeromycotina</w:t>
      </w:r>
      <w:r w:rsidR="00E011BE" w:rsidRPr="00F57636">
        <w:rPr>
          <w:rFonts w:ascii="Minion Pro" w:hAnsi="Minion Pro"/>
          <w:sz w:val="22"/>
          <w:szCs w:val="22"/>
        </w:rPr>
        <w:t xml:space="preserve"> (Wang et al. 2010; Field et al. 2014). </w:t>
      </w:r>
    </w:p>
    <w:p w14:paraId="52CDA493" w14:textId="77777777" w:rsidR="009121BB" w:rsidRPr="00F57636" w:rsidRDefault="009121BB" w:rsidP="00B57D48">
      <w:pPr>
        <w:spacing w:line="288" w:lineRule="auto"/>
        <w:rPr>
          <w:rFonts w:ascii="Minion Pro" w:hAnsi="Minion Pro"/>
          <w:sz w:val="22"/>
          <w:szCs w:val="22"/>
        </w:rPr>
      </w:pPr>
    </w:p>
    <w:p w14:paraId="6C8EEC9F" w14:textId="2D8C916B" w:rsidR="00D1524D" w:rsidRPr="00F57636" w:rsidRDefault="00D1524D" w:rsidP="00D1524D">
      <w:pPr>
        <w:spacing w:line="288" w:lineRule="auto"/>
        <w:rPr>
          <w:rFonts w:ascii="Minion Pro" w:hAnsi="Minion Pro"/>
          <w:sz w:val="22"/>
          <w:szCs w:val="22"/>
        </w:rPr>
      </w:pPr>
      <w:r w:rsidRPr="00F57636">
        <w:rPr>
          <w:rFonts w:ascii="Minion Pro" w:hAnsi="Minion Pro"/>
          <w:sz w:val="22"/>
          <w:szCs w:val="22"/>
        </w:rPr>
        <w:t xml:space="preserve">Given that </w:t>
      </w:r>
      <w:r w:rsidR="00DE2C04" w:rsidRPr="00F57636">
        <w:rPr>
          <w:rFonts w:ascii="Minion Pro" w:hAnsi="Minion Pro"/>
          <w:sz w:val="22"/>
          <w:szCs w:val="22"/>
        </w:rPr>
        <w:t xml:space="preserve">Ascomycota, Basidiomycota, </w:t>
      </w:r>
      <w:r w:rsidR="00927138" w:rsidRPr="00F57636">
        <w:rPr>
          <w:rFonts w:ascii="Minion Pro" w:hAnsi="Minion Pro"/>
          <w:sz w:val="22"/>
          <w:szCs w:val="22"/>
        </w:rPr>
        <w:t xml:space="preserve">Glomeromycotina, and </w:t>
      </w:r>
      <w:del w:id="48" w:author="Vos, R.A." w:date="2017-10-05T14:32:00Z">
        <w:r w:rsidR="00927138" w:rsidRPr="00F57636" w:rsidDel="00227B8C">
          <w:rPr>
            <w:rFonts w:ascii="Minion Pro" w:hAnsi="Minion Pro"/>
            <w:sz w:val="22"/>
            <w:szCs w:val="22"/>
          </w:rPr>
          <w:delText>Mucormycotina</w:delText>
        </w:r>
      </w:del>
      <w:ins w:id="49" w:author="Vos, R.A." w:date="2017-10-05T14:32:00Z">
        <w:r w:rsidR="00227B8C" w:rsidRPr="00F57636">
          <w:rPr>
            <w:rFonts w:ascii="Minion Pro" w:hAnsi="Minion Pro"/>
            <w:sz w:val="22"/>
            <w:szCs w:val="22"/>
          </w:rPr>
          <w:t>Mucoromycotina</w:t>
        </w:r>
      </w:ins>
      <w:r w:rsidRPr="00F57636">
        <w:rPr>
          <w:rFonts w:ascii="Minion Pro" w:hAnsi="Minion Pro"/>
          <w:sz w:val="22"/>
          <w:szCs w:val="22"/>
        </w:rPr>
        <w:t xml:space="preserve"> diverged prior to the</w:t>
      </w:r>
      <w:r w:rsidR="00927138" w:rsidRPr="00F57636">
        <w:rPr>
          <w:rFonts w:ascii="Minion Pro" w:hAnsi="Minion Pro"/>
          <w:sz w:val="22"/>
          <w:szCs w:val="22"/>
        </w:rPr>
        <w:t xml:space="preserve"> divergence of land plants (</w:t>
      </w:r>
      <w:commentRangeStart w:id="50"/>
      <w:r w:rsidR="00927138" w:rsidRPr="00F57636">
        <w:rPr>
          <w:rFonts w:ascii="Minion Pro" w:hAnsi="Minion Pro"/>
          <w:sz w:val="22"/>
          <w:szCs w:val="22"/>
        </w:rPr>
        <w:t>Chang et al. 2015</w:t>
      </w:r>
      <w:commentRangeEnd w:id="50"/>
      <w:r w:rsidR="007D338A">
        <w:rPr>
          <w:rStyle w:val="Verwijzingopmerking"/>
          <w:rFonts w:asciiTheme="minorHAnsi" w:hAnsiTheme="minorHAnsi" w:cstheme="minorBidi"/>
          <w:lang w:val="nl-NL" w:eastAsia="nl-NL"/>
        </w:rPr>
        <w:commentReference w:id="50"/>
      </w:r>
      <w:r w:rsidR="00927138" w:rsidRPr="00F57636">
        <w:rPr>
          <w:rFonts w:ascii="Minion Pro" w:hAnsi="Minion Pro"/>
          <w:sz w:val="22"/>
          <w:szCs w:val="22"/>
        </w:rPr>
        <w:t>)</w:t>
      </w:r>
      <w:r w:rsidRPr="00F57636">
        <w:rPr>
          <w:rFonts w:ascii="Minion Pro" w:hAnsi="Minion Pro"/>
          <w:sz w:val="22"/>
          <w:szCs w:val="22"/>
        </w:rPr>
        <w:t xml:space="preserve">, it is possible to treat </w:t>
      </w:r>
      <w:ins w:id="51" w:author="Vos, R.A." w:date="2017-10-05T14:32:00Z">
        <w:r w:rsidR="00227B8C" w:rsidRPr="00F57636">
          <w:rPr>
            <w:rFonts w:ascii="Minion Pro" w:hAnsi="Minion Pro"/>
            <w:sz w:val="22"/>
            <w:szCs w:val="22"/>
          </w:rPr>
          <w:t xml:space="preserve">different combinations </w:t>
        </w:r>
        <w:r w:rsidR="00227B8C">
          <w:rPr>
            <w:rFonts w:ascii="Minion Pro" w:hAnsi="Minion Pro"/>
            <w:sz w:val="22"/>
            <w:szCs w:val="22"/>
          </w:rPr>
          <w:t xml:space="preserve">of </w:t>
        </w:r>
      </w:ins>
      <w:r w:rsidRPr="00F57636">
        <w:rPr>
          <w:rFonts w:ascii="Minion Pro" w:hAnsi="Minion Pro"/>
          <w:sz w:val="22"/>
          <w:szCs w:val="22"/>
        </w:rPr>
        <w:t>mycorrhizal association</w:t>
      </w:r>
      <w:del w:id="52" w:author="Vos, R.A." w:date="2017-10-05T14:32:00Z">
        <w:r w:rsidR="00CA3028" w:rsidRPr="00F57636" w:rsidDel="00227B8C">
          <w:rPr>
            <w:rFonts w:ascii="Minion Pro" w:hAnsi="Minion Pro"/>
            <w:sz w:val="22"/>
            <w:szCs w:val="22"/>
          </w:rPr>
          <w:delText>s</w:delText>
        </w:r>
      </w:del>
      <w:r w:rsidRPr="00F57636">
        <w:rPr>
          <w:rFonts w:ascii="Minion Pro" w:hAnsi="Minion Pro"/>
          <w:sz w:val="22"/>
          <w:szCs w:val="22"/>
        </w:rPr>
        <w:t xml:space="preserve"> with these phyla </w:t>
      </w:r>
      <w:del w:id="53" w:author="Vos, R.A." w:date="2017-10-05T14:32:00Z">
        <w:r w:rsidRPr="00F57636" w:rsidDel="00227B8C">
          <w:rPr>
            <w:rFonts w:ascii="Minion Pro" w:hAnsi="Minion Pro"/>
            <w:sz w:val="22"/>
            <w:szCs w:val="22"/>
          </w:rPr>
          <w:delText xml:space="preserve">in different combinations </w:delText>
        </w:r>
      </w:del>
      <w:r w:rsidRPr="00F57636">
        <w:rPr>
          <w:rFonts w:ascii="Minion Pro" w:hAnsi="Minion Pro"/>
          <w:sz w:val="22"/>
          <w:szCs w:val="22"/>
        </w:rPr>
        <w:t>as</w:t>
      </w:r>
      <w:ins w:id="54" w:author="Vos, R.A." w:date="2017-10-05T14:33:00Z">
        <w:r w:rsidR="00227B8C">
          <w:rPr>
            <w:rFonts w:ascii="Minion Pro" w:hAnsi="Minion Pro"/>
            <w:sz w:val="22"/>
            <w:szCs w:val="22"/>
          </w:rPr>
          <w:t xml:space="preserve"> categorical</w:t>
        </w:r>
      </w:ins>
      <w:r w:rsidRPr="00F57636">
        <w:rPr>
          <w:rFonts w:ascii="Minion Pro" w:hAnsi="Minion Pro"/>
          <w:sz w:val="22"/>
          <w:szCs w:val="22"/>
        </w:rPr>
        <w:t xml:space="preserve"> character states on the plant phylogeny and analyse t</w:t>
      </w:r>
      <w:r w:rsidR="00927138" w:rsidRPr="00F57636">
        <w:rPr>
          <w:rFonts w:ascii="Minion Pro" w:hAnsi="Minion Pro"/>
          <w:sz w:val="22"/>
          <w:szCs w:val="22"/>
        </w:rPr>
        <w:t>ransition dynamics between the</w:t>
      </w:r>
      <w:r w:rsidRPr="00F57636">
        <w:rPr>
          <w:rFonts w:ascii="Minion Pro" w:hAnsi="Minion Pro"/>
          <w:sz w:val="22"/>
          <w:szCs w:val="22"/>
        </w:rPr>
        <w:t xml:space="preserve"> states in a </w:t>
      </w:r>
      <w:r w:rsidR="00744F16" w:rsidRPr="00F57636">
        <w:rPr>
          <w:rFonts w:ascii="Minion Pro" w:hAnsi="Minion Pro"/>
          <w:sz w:val="22"/>
          <w:szCs w:val="22"/>
        </w:rPr>
        <w:t xml:space="preserve">Bayesian </w:t>
      </w:r>
      <w:r w:rsidRPr="00F57636">
        <w:rPr>
          <w:rFonts w:ascii="Minion Pro" w:hAnsi="Minion Pro"/>
          <w:sz w:val="22"/>
          <w:szCs w:val="22"/>
        </w:rPr>
        <w:t xml:space="preserve">phylogenetic comparative context. </w:t>
      </w:r>
      <w:r w:rsidR="00744F16" w:rsidRPr="00F57636">
        <w:rPr>
          <w:rFonts w:ascii="Minion Pro" w:hAnsi="Minion Pro"/>
          <w:sz w:val="22"/>
          <w:szCs w:val="22"/>
        </w:rPr>
        <w:t>Considering</w:t>
      </w:r>
      <w:r w:rsidRPr="00F57636">
        <w:rPr>
          <w:rFonts w:ascii="Minion Pro" w:hAnsi="Minion Pro"/>
          <w:sz w:val="22"/>
          <w:szCs w:val="22"/>
        </w:rPr>
        <w:t xml:space="preserve"> the uncertainty of the evolutionary relationships of early </w:t>
      </w:r>
      <w:del w:id="55" w:author="Vos, R.A." w:date="2017-10-05T14:33:00Z">
        <w:r w:rsidRPr="00F57636" w:rsidDel="00227B8C">
          <w:rPr>
            <w:rFonts w:ascii="Minion Pro" w:hAnsi="Minion Pro"/>
            <w:sz w:val="22"/>
            <w:szCs w:val="22"/>
          </w:rPr>
          <w:delText>embryophytes</w:delText>
        </w:r>
      </w:del>
      <w:ins w:id="56" w:author="Vos, R.A." w:date="2017-10-05T14:33:00Z">
        <w:r w:rsidR="00227B8C" w:rsidRPr="00F57636">
          <w:rPr>
            <w:rFonts w:ascii="Minion Pro" w:hAnsi="Minion Pro"/>
            <w:sz w:val="22"/>
            <w:szCs w:val="22"/>
          </w:rPr>
          <w:t>Embryophytes</w:t>
        </w:r>
      </w:ins>
      <w:r w:rsidR="00050BD4" w:rsidRPr="00F57636">
        <w:rPr>
          <w:rFonts w:ascii="Minion Pro" w:hAnsi="Minion Pro"/>
          <w:sz w:val="22"/>
          <w:szCs w:val="22"/>
        </w:rPr>
        <w:t xml:space="preserve"> (Cox et al. 2014; </w:t>
      </w:r>
      <w:proofErr w:type="spellStart"/>
      <w:r w:rsidR="00050BD4" w:rsidRPr="00F57636">
        <w:rPr>
          <w:rFonts w:ascii="Minion Pro" w:hAnsi="Minion Pro"/>
          <w:sz w:val="22"/>
          <w:szCs w:val="22"/>
        </w:rPr>
        <w:t>Wickett</w:t>
      </w:r>
      <w:proofErr w:type="spellEnd"/>
      <w:r w:rsidR="00050BD4" w:rsidRPr="00F57636">
        <w:rPr>
          <w:rFonts w:ascii="Minion Pro" w:hAnsi="Minion Pro"/>
          <w:sz w:val="22"/>
          <w:szCs w:val="22"/>
        </w:rPr>
        <w:t xml:space="preserve"> et al. 2014), </w:t>
      </w:r>
      <w:r w:rsidRPr="00F57636">
        <w:rPr>
          <w:rFonts w:ascii="Minion Pro" w:hAnsi="Minion Pro"/>
          <w:sz w:val="22"/>
          <w:szCs w:val="22"/>
        </w:rPr>
        <w:t xml:space="preserve">we assessed the probability of all possible combinations of mycorrhizal associations for the most recent common ancestor of land plants. </w:t>
      </w:r>
    </w:p>
    <w:p w14:paraId="35449BD9" w14:textId="77777777" w:rsidR="001E425E" w:rsidRPr="00F57636" w:rsidRDefault="001E425E" w:rsidP="00D1524D">
      <w:pPr>
        <w:spacing w:line="288" w:lineRule="auto"/>
        <w:rPr>
          <w:rFonts w:ascii="Minion Pro" w:hAnsi="Minion Pro"/>
          <w:sz w:val="22"/>
          <w:szCs w:val="22"/>
        </w:rPr>
      </w:pPr>
    </w:p>
    <w:p w14:paraId="241BAD00" w14:textId="2DA22BE8" w:rsidR="001E425E" w:rsidRPr="00F57636" w:rsidRDefault="001E425E" w:rsidP="00D1524D">
      <w:pPr>
        <w:spacing w:line="288" w:lineRule="auto"/>
        <w:rPr>
          <w:rFonts w:ascii="Minion Pro" w:hAnsi="Minion Pro"/>
          <w:b/>
          <w:sz w:val="22"/>
          <w:szCs w:val="22"/>
        </w:rPr>
      </w:pPr>
      <w:r w:rsidRPr="00F57636">
        <w:rPr>
          <w:rFonts w:ascii="Minion Pro" w:hAnsi="Minion Pro"/>
          <w:b/>
          <w:sz w:val="22"/>
          <w:szCs w:val="22"/>
        </w:rPr>
        <w:t>Results</w:t>
      </w:r>
    </w:p>
    <w:p w14:paraId="43E601E5" w14:textId="2F74B1A9" w:rsidR="005859CE" w:rsidRDefault="00A2786F" w:rsidP="00D1524D">
      <w:pPr>
        <w:spacing w:line="288" w:lineRule="auto"/>
        <w:rPr>
          <w:rFonts w:ascii="Minion Pro" w:hAnsi="Minion Pro"/>
          <w:sz w:val="22"/>
          <w:szCs w:val="22"/>
        </w:rPr>
      </w:pPr>
      <w:r w:rsidRPr="00F57636">
        <w:rPr>
          <w:rFonts w:ascii="Minion Pro" w:hAnsi="Minion Pro"/>
          <w:sz w:val="22"/>
          <w:szCs w:val="22"/>
        </w:rPr>
        <w:t xml:space="preserve">We obtained a dataset of </w:t>
      </w:r>
      <w:del w:id="57" w:author="Feijen, Frida" w:date="2017-08-24T18:13:00Z">
        <w:r w:rsidRPr="00F57636" w:rsidDel="00402F19">
          <w:rPr>
            <w:rFonts w:ascii="Minion Pro" w:hAnsi="Minion Pro"/>
            <w:sz w:val="22"/>
            <w:szCs w:val="22"/>
            <w:highlight w:val="yellow"/>
          </w:rPr>
          <w:delText>xxx</w:delText>
        </w:r>
        <w:r w:rsidRPr="00F57636" w:rsidDel="00402F19">
          <w:rPr>
            <w:rFonts w:ascii="Minion Pro" w:hAnsi="Minion Pro"/>
            <w:sz w:val="22"/>
            <w:szCs w:val="22"/>
          </w:rPr>
          <w:delText xml:space="preserve"> </w:delText>
        </w:r>
      </w:del>
      <w:ins w:id="58" w:author="Feijen, Frida" w:date="2017-08-24T18:13:00Z">
        <w:r w:rsidR="00402F19">
          <w:rPr>
            <w:rFonts w:ascii="Minion Pro" w:hAnsi="Minion Pro"/>
            <w:sz w:val="22"/>
            <w:szCs w:val="22"/>
          </w:rPr>
          <w:t>732</w:t>
        </w:r>
        <w:r w:rsidR="00402F19" w:rsidRPr="00F57636">
          <w:rPr>
            <w:rFonts w:ascii="Minion Pro" w:hAnsi="Minion Pro"/>
            <w:sz w:val="22"/>
            <w:szCs w:val="22"/>
          </w:rPr>
          <w:t xml:space="preserve"> </w:t>
        </w:r>
      </w:ins>
      <w:r w:rsidRPr="00F57636">
        <w:rPr>
          <w:rFonts w:ascii="Minion Pro" w:hAnsi="Minion Pro"/>
          <w:sz w:val="22"/>
          <w:szCs w:val="22"/>
        </w:rPr>
        <w:t xml:space="preserve">species of land plants for which the mycorrhizal fungi have been identified with molecular methods. </w:t>
      </w:r>
      <w:commentRangeStart w:id="59"/>
      <w:commentRangeStart w:id="60"/>
      <w:del w:id="61" w:author="Feijen, Frida" w:date="2017-08-24T18:13:00Z">
        <w:r w:rsidRPr="00F57636" w:rsidDel="00402F19">
          <w:rPr>
            <w:rFonts w:ascii="Minion Pro" w:hAnsi="Minion Pro"/>
            <w:sz w:val="22"/>
            <w:szCs w:val="22"/>
            <w:highlight w:val="yellow"/>
          </w:rPr>
          <w:delText>XX</w:delText>
        </w:r>
        <w:r w:rsidRPr="00F57636" w:rsidDel="00402F19">
          <w:rPr>
            <w:rFonts w:ascii="Minion Pro" w:hAnsi="Minion Pro"/>
            <w:sz w:val="22"/>
            <w:szCs w:val="22"/>
          </w:rPr>
          <w:delText xml:space="preserve"> </w:delText>
        </w:r>
      </w:del>
      <w:ins w:id="62" w:author="Feijen, Frida" w:date="2017-08-24T18:13:00Z">
        <w:r w:rsidR="00402F19">
          <w:rPr>
            <w:rFonts w:ascii="Minion Pro" w:hAnsi="Minion Pro"/>
            <w:sz w:val="22"/>
            <w:szCs w:val="22"/>
          </w:rPr>
          <w:t>45</w:t>
        </w:r>
        <w:r w:rsidR="00402F19" w:rsidRPr="00F57636">
          <w:rPr>
            <w:rFonts w:ascii="Minion Pro" w:hAnsi="Minion Pro"/>
            <w:sz w:val="22"/>
            <w:szCs w:val="22"/>
          </w:rPr>
          <w:t xml:space="preserve"> </w:t>
        </w:r>
      </w:ins>
      <w:r w:rsidRPr="00F57636">
        <w:rPr>
          <w:rFonts w:ascii="Minion Pro" w:hAnsi="Minion Pro"/>
          <w:sz w:val="22"/>
          <w:szCs w:val="22"/>
        </w:rPr>
        <w:t xml:space="preserve">species were added to represent non-mycorrhizal lineages. </w:t>
      </w:r>
      <w:commentRangeEnd w:id="59"/>
      <w:commentRangeEnd w:id="60"/>
      <w:r w:rsidR="00402F19">
        <w:rPr>
          <w:rStyle w:val="Verwijzingopmerking"/>
          <w:rFonts w:asciiTheme="minorHAnsi" w:hAnsiTheme="minorHAnsi" w:cstheme="minorBidi"/>
          <w:lang w:val="nl-NL" w:eastAsia="nl-NL"/>
        </w:rPr>
        <w:commentReference w:id="59"/>
      </w:r>
      <w:ins w:id="63" w:author="Vos, R.A." w:date="2017-10-05T14:34:00Z">
        <w:r w:rsidR="00227B8C">
          <w:rPr>
            <w:rFonts w:ascii="Minion Pro" w:hAnsi="Minion Pro"/>
            <w:sz w:val="22"/>
            <w:szCs w:val="22"/>
          </w:rPr>
          <w:t xml:space="preserve">We used </w:t>
        </w:r>
      </w:ins>
      <w:r w:rsidR="00BE44FA" w:rsidRPr="00F57636">
        <w:rPr>
          <w:rStyle w:val="Verwijzingopmerking"/>
          <w:rFonts w:asciiTheme="minorHAnsi" w:hAnsiTheme="minorHAnsi" w:cstheme="minorBidi"/>
          <w:lang w:eastAsia="nl-NL"/>
        </w:rPr>
        <w:commentReference w:id="60"/>
      </w:r>
      <w:ins w:id="64" w:author="Vos, R.A." w:date="2017-10-05T14:34:00Z">
        <w:r w:rsidR="00227B8C">
          <w:rPr>
            <w:rFonts w:ascii="Minion Pro" w:hAnsi="Minion Pro"/>
            <w:sz w:val="22"/>
            <w:szCs w:val="22"/>
          </w:rPr>
          <w:t>the p</w:t>
        </w:r>
      </w:ins>
      <w:del w:id="65" w:author="Vos, R.A." w:date="2017-10-05T14:34:00Z">
        <w:r w:rsidRPr="00F57636" w:rsidDel="00227B8C">
          <w:rPr>
            <w:rFonts w:ascii="Minion Pro" w:hAnsi="Minion Pro"/>
            <w:sz w:val="22"/>
            <w:szCs w:val="22"/>
          </w:rPr>
          <w:delText>P</w:delText>
        </w:r>
      </w:del>
      <w:r w:rsidRPr="00F57636">
        <w:rPr>
          <w:rFonts w:ascii="Minion Pro" w:hAnsi="Minion Pro"/>
          <w:sz w:val="22"/>
          <w:szCs w:val="22"/>
        </w:rPr>
        <w:t xml:space="preserve">lant </w:t>
      </w:r>
      <w:ins w:id="66" w:author="Feijen, Frida" w:date="2017-08-24T18:14:00Z">
        <w:r w:rsidR="00402F19">
          <w:rPr>
            <w:rFonts w:ascii="Minion Pro" w:hAnsi="Minion Pro"/>
            <w:sz w:val="22"/>
            <w:szCs w:val="22"/>
          </w:rPr>
          <w:t xml:space="preserve">chloroplast </w:t>
        </w:r>
      </w:ins>
      <w:r w:rsidRPr="00F57636">
        <w:rPr>
          <w:rFonts w:ascii="Minion Pro" w:hAnsi="Minion Pro"/>
          <w:sz w:val="22"/>
          <w:szCs w:val="22"/>
        </w:rPr>
        <w:t xml:space="preserve">DNA </w:t>
      </w:r>
      <w:del w:id="67" w:author="Vos, R.A." w:date="2017-10-05T14:34:00Z">
        <w:r w:rsidRPr="00F57636" w:rsidDel="00227B8C">
          <w:rPr>
            <w:rFonts w:ascii="Minion Pro" w:hAnsi="Minion Pro"/>
            <w:sz w:val="22"/>
            <w:szCs w:val="22"/>
          </w:rPr>
          <w:delText xml:space="preserve">data </w:delText>
        </w:r>
      </w:del>
      <w:ins w:id="68" w:author="Vos, R.A." w:date="2017-10-05T14:34:00Z">
        <w:r w:rsidR="00227B8C">
          <w:rPr>
            <w:rFonts w:ascii="Minion Pro" w:hAnsi="Minion Pro"/>
            <w:sz w:val="22"/>
            <w:szCs w:val="22"/>
          </w:rPr>
          <w:t xml:space="preserve">markers </w:t>
        </w:r>
      </w:ins>
      <w:proofErr w:type="spellStart"/>
      <w:ins w:id="69" w:author="Vos, R.A." w:date="2017-10-05T17:16:00Z">
        <w:r w:rsidR="00925C41" w:rsidRPr="00F57636">
          <w:rPr>
            <w:rFonts w:ascii="Minion Pro" w:hAnsi="Minion Pro"/>
            <w:i/>
            <w:sz w:val="22"/>
            <w:szCs w:val="22"/>
          </w:rPr>
          <w:t>psbA</w:t>
        </w:r>
        <w:proofErr w:type="spellEnd"/>
        <w:r w:rsidR="00925C41" w:rsidRPr="00F57636">
          <w:rPr>
            <w:rFonts w:ascii="Minion Pro" w:hAnsi="Minion Pro"/>
            <w:sz w:val="22"/>
            <w:szCs w:val="22"/>
          </w:rPr>
          <w:t xml:space="preserve">, </w:t>
        </w:r>
        <w:proofErr w:type="spellStart"/>
        <w:r w:rsidR="00925C41" w:rsidRPr="00F57636">
          <w:rPr>
            <w:rFonts w:ascii="Minion Pro" w:hAnsi="Minion Pro"/>
            <w:i/>
            <w:sz w:val="22"/>
            <w:szCs w:val="22"/>
          </w:rPr>
          <w:t>rbcL</w:t>
        </w:r>
        <w:proofErr w:type="spellEnd"/>
        <w:r w:rsidR="00925C41" w:rsidRPr="00F57636">
          <w:rPr>
            <w:rFonts w:ascii="Minion Pro" w:hAnsi="Minion Pro"/>
            <w:sz w:val="22"/>
            <w:szCs w:val="22"/>
          </w:rPr>
          <w:t xml:space="preserve"> and </w:t>
        </w:r>
        <w:r w:rsidR="00925C41" w:rsidRPr="00F57636">
          <w:rPr>
            <w:rFonts w:ascii="Minion Pro" w:hAnsi="Minion Pro"/>
            <w:i/>
            <w:sz w:val="22"/>
            <w:szCs w:val="22"/>
          </w:rPr>
          <w:t>rps4</w:t>
        </w:r>
        <w:r w:rsidR="00925C41">
          <w:rPr>
            <w:rFonts w:ascii="Minion Pro" w:hAnsi="Minion Pro"/>
            <w:i/>
            <w:sz w:val="22"/>
            <w:szCs w:val="22"/>
          </w:rPr>
          <w:t xml:space="preserve"> </w:t>
        </w:r>
      </w:ins>
      <w:del w:id="70" w:author="Vos, R.A." w:date="2017-10-05T14:34:00Z">
        <w:r w:rsidRPr="00F57636" w:rsidDel="00227B8C">
          <w:rPr>
            <w:rFonts w:ascii="Minion Pro" w:hAnsi="Minion Pro"/>
            <w:sz w:val="22"/>
            <w:szCs w:val="22"/>
          </w:rPr>
          <w:delText xml:space="preserve">was used </w:delText>
        </w:r>
      </w:del>
      <w:r w:rsidRPr="00F57636">
        <w:rPr>
          <w:rFonts w:ascii="Minion Pro" w:hAnsi="Minion Pro"/>
          <w:sz w:val="22"/>
          <w:szCs w:val="22"/>
        </w:rPr>
        <w:t xml:space="preserve">to </w:t>
      </w:r>
      <w:del w:id="71" w:author="Vos, R.A." w:date="2017-10-05T14:36:00Z">
        <w:r w:rsidRPr="00F57636" w:rsidDel="00227B8C">
          <w:rPr>
            <w:rFonts w:ascii="Minion Pro" w:hAnsi="Minion Pro"/>
            <w:sz w:val="22"/>
            <w:szCs w:val="22"/>
          </w:rPr>
          <w:delText>reconstruct the</w:delText>
        </w:r>
      </w:del>
      <w:ins w:id="72" w:author="Vos, R.A." w:date="2017-10-05T14:36:00Z">
        <w:r w:rsidR="00227B8C">
          <w:rPr>
            <w:rFonts w:ascii="Minion Pro" w:hAnsi="Minion Pro"/>
            <w:sz w:val="22"/>
            <w:szCs w:val="22"/>
          </w:rPr>
          <w:t>infer</w:t>
        </w:r>
      </w:ins>
      <w:r w:rsidRPr="00F57636">
        <w:rPr>
          <w:rFonts w:ascii="Minion Pro" w:hAnsi="Minion Pro"/>
          <w:sz w:val="22"/>
          <w:szCs w:val="22"/>
        </w:rPr>
        <w:t xml:space="preserve"> phylogenetic relationships between these species. </w:t>
      </w:r>
      <w:r w:rsidR="001E425E" w:rsidRPr="00F57636">
        <w:rPr>
          <w:rFonts w:ascii="Minion Pro" w:hAnsi="Minion Pro"/>
          <w:sz w:val="22"/>
          <w:szCs w:val="22"/>
        </w:rPr>
        <w:t>Our estimate</w:t>
      </w:r>
      <w:ins w:id="73" w:author="Vos, R.A." w:date="2017-10-05T14:36:00Z">
        <w:r w:rsidR="00227B8C">
          <w:rPr>
            <w:rFonts w:ascii="Minion Pro" w:hAnsi="Minion Pro"/>
            <w:sz w:val="22"/>
            <w:szCs w:val="22"/>
          </w:rPr>
          <w:t>s</w:t>
        </w:r>
      </w:ins>
      <w:r w:rsidR="001E425E" w:rsidRPr="00F57636">
        <w:rPr>
          <w:rFonts w:ascii="Minion Pro" w:hAnsi="Minion Pro"/>
          <w:sz w:val="22"/>
          <w:szCs w:val="22"/>
        </w:rPr>
        <w:t xml:space="preserve"> of phylogeny correspond</w:t>
      </w:r>
      <w:del w:id="74" w:author="Vos, R.A." w:date="2017-10-05T14:36:00Z">
        <w:r w:rsidR="001E425E" w:rsidRPr="00F57636" w:rsidDel="00227B8C">
          <w:rPr>
            <w:rFonts w:ascii="Minion Pro" w:hAnsi="Minion Pro"/>
            <w:sz w:val="22"/>
            <w:szCs w:val="22"/>
          </w:rPr>
          <w:delText>s</w:delText>
        </w:r>
      </w:del>
      <w:r w:rsidR="001E425E" w:rsidRPr="00F57636">
        <w:rPr>
          <w:rFonts w:ascii="Minion Pro" w:hAnsi="Minion Pro"/>
          <w:sz w:val="22"/>
          <w:szCs w:val="22"/>
        </w:rPr>
        <w:t xml:space="preserve"> well with the prevailing understanding of the systematics of the land plants at least so far as the monophyly of major groups and the relative branching order of these groups under the different rooting scenarios are concerned</w:t>
      </w:r>
      <w:r w:rsidR="00CA7C8C" w:rsidRPr="00F57636">
        <w:rPr>
          <w:rFonts w:ascii="Minion Pro" w:hAnsi="Minion Pro"/>
          <w:sz w:val="22"/>
          <w:szCs w:val="22"/>
        </w:rPr>
        <w:t xml:space="preserve"> (</w:t>
      </w:r>
      <w:proofErr w:type="spellStart"/>
      <w:r w:rsidR="00CA7C8C" w:rsidRPr="00F57636">
        <w:rPr>
          <w:rFonts w:ascii="Minion Pro" w:hAnsi="Minion Pro"/>
          <w:sz w:val="22"/>
          <w:szCs w:val="22"/>
        </w:rPr>
        <w:t>Ruhfel</w:t>
      </w:r>
      <w:proofErr w:type="spellEnd"/>
      <w:r w:rsidR="00CA7C8C" w:rsidRPr="00F57636">
        <w:rPr>
          <w:rFonts w:ascii="Minion Pro" w:hAnsi="Minion Pro"/>
          <w:sz w:val="22"/>
          <w:szCs w:val="22"/>
        </w:rPr>
        <w:t xml:space="preserve"> et al. 2014)</w:t>
      </w:r>
      <w:r w:rsidR="001E425E" w:rsidRPr="00F57636">
        <w:rPr>
          <w:rFonts w:ascii="Minion Pro" w:hAnsi="Minion Pro"/>
          <w:sz w:val="22"/>
          <w:szCs w:val="22"/>
        </w:rPr>
        <w:t xml:space="preserve">. </w:t>
      </w:r>
      <w:bookmarkStart w:id="75" w:name="_GoBack"/>
      <w:bookmarkEnd w:id="75"/>
    </w:p>
    <w:p w14:paraId="4DC8CA19" w14:textId="77777777" w:rsidR="005859CE" w:rsidRDefault="005859CE" w:rsidP="00D1524D">
      <w:pPr>
        <w:spacing w:line="288" w:lineRule="auto"/>
        <w:rPr>
          <w:rFonts w:ascii="Minion Pro" w:hAnsi="Minion Pro"/>
          <w:sz w:val="22"/>
          <w:szCs w:val="22"/>
        </w:rPr>
      </w:pPr>
    </w:p>
    <w:p w14:paraId="3B99EF29" w14:textId="77777777" w:rsidR="00B462DA" w:rsidRDefault="001E425E" w:rsidP="00D1524D">
      <w:pPr>
        <w:spacing w:line="288" w:lineRule="auto"/>
        <w:rPr>
          <w:ins w:id="76" w:author="Vos, R.A." w:date="2017-10-05T14:44:00Z"/>
          <w:rFonts w:ascii="Minion Pro" w:hAnsi="Minion Pro"/>
          <w:sz w:val="22"/>
          <w:szCs w:val="22"/>
        </w:rPr>
      </w:pPr>
      <w:r w:rsidRPr="00F57636">
        <w:rPr>
          <w:rFonts w:ascii="Minion Pro" w:hAnsi="Minion Pro"/>
          <w:sz w:val="22"/>
          <w:szCs w:val="22"/>
        </w:rPr>
        <w:t xml:space="preserve">Optimising the observed repertoires of mycorrhizal association as </w:t>
      </w:r>
      <w:del w:id="77" w:author="Vos, R.A." w:date="2017-10-05T14:37:00Z">
        <w:r w:rsidRPr="00F57636" w:rsidDel="00227B8C">
          <w:rPr>
            <w:rFonts w:ascii="Minion Pro" w:hAnsi="Minion Pro"/>
            <w:sz w:val="22"/>
            <w:szCs w:val="22"/>
          </w:rPr>
          <w:delText>an evolving</w:delText>
        </w:r>
      </w:del>
      <w:ins w:id="78" w:author="Vos, R.A." w:date="2017-10-05T14:37:00Z">
        <w:r w:rsidR="00227B8C">
          <w:rPr>
            <w:rFonts w:ascii="Minion Pro" w:hAnsi="Minion Pro"/>
            <w:sz w:val="22"/>
            <w:szCs w:val="22"/>
          </w:rPr>
          <w:t>transitioning</w:t>
        </w:r>
      </w:ins>
      <w:r w:rsidRPr="00F57636">
        <w:rPr>
          <w:rFonts w:ascii="Minion Pro" w:hAnsi="Minion Pro"/>
          <w:sz w:val="22"/>
          <w:szCs w:val="22"/>
        </w:rPr>
        <w:t xml:space="preserve"> categorical state</w:t>
      </w:r>
      <w:ins w:id="79" w:author="Vos, R.A." w:date="2017-10-05T14:37:00Z">
        <w:r w:rsidR="00227B8C">
          <w:rPr>
            <w:rFonts w:ascii="Minion Pro" w:hAnsi="Minion Pro"/>
            <w:sz w:val="22"/>
            <w:szCs w:val="22"/>
          </w:rPr>
          <w:t>s</w:t>
        </w:r>
      </w:ins>
      <w:r w:rsidRPr="00F57636">
        <w:rPr>
          <w:rFonts w:ascii="Minion Pro" w:hAnsi="Minion Pro"/>
          <w:sz w:val="22"/>
          <w:szCs w:val="22"/>
        </w:rPr>
        <w:t xml:space="preserve"> on our phylogenetic </w:t>
      </w:r>
      <w:del w:id="80" w:author="Vos, R.A." w:date="2017-10-05T14:37:00Z">
        <w:r w:rsidRPr="00F57636" w:rsidDel="00227B8C">
          <w:rPr>
            <w:rFonts w:ascii="Minion Pro" w:hAnsi="Minion Pro"/>
            <w:sz w:val="22"/>
            <w:szCs w:val="22"/>
          </w:rPr>
          <w:delText xml:space="preserve">results </w:delText>
        </w:r>
      </w:del>
      <w:ins w:id="81" w:author="Vos, R.A." w:date="2017-10-05T14:37:00Z">
        <w:r w:rsidR="00227B8C">
          <w:rPr>
            <w:rFonts w:ascii="Minion Pro" w:hAnsi="Minion Pro"/>
            <w:sz w:val="22"/>
            <w:szCs w:val="22"/>
          </w:rPr>
          <w:t>estimates</w:t>
        </w:r>
        <w:r w:rsidR="00227B8C" w:rsidRPr="00F57636">
          <w:rPr>
            <w:rFonts w:ascii="Minion Pro" w:hAnsi="Minion Pro"/>
            <w:sz w:val="22"/>
            <w:szCs w:val="22"/>
          </w:rPr>
          <w:t xml:space="preserve"> </w:t>
        </w:r>
      </w:ins>
      <w:r w:rsidRPr="00F57636">
        <w:rPr>
          <w:rFonts w:ascii="Minion Pro" w:hAnsi="Minion Pro"/>
          <w:sz w:val="22"/>
          <w:szCs w:val="22"/>
        </w:rPr>
        <w:t xml:space="preserve">resulted in a general pattern </w:t>
      </w:r>
      <w:commentRangeStart w:id="82"/>
      <w:r w:rsidRPr="00F57636">
        <w:rPr>
          <w:rFonts w:ascii="Minion Pro" w:hAnsi="Minion Pro"/>
          <w:sz w:val="22"/>
          <w:szCs w:val="22"/>
        </w:rPr>
        <w:t>of phylogenetic conservatism</w:t>
      </w:r>
      <w:commentRangeEnd w:id="82"/>
      <w:r w:rsidR="00A2786F" w:rsidRPr="00F57636">
        <w:rPr>
          <w:rStyle w:val="Verwijzingopmerking"/>
          <w:rFonts w:asciiTheme="minorHAnsi" w:hAnsiTheme="minorHAnsi" w:cstheme="minorBidi"/>
          <w:lang w:eastAsia="nl-NL"/>
        </w:rPr>
        <w:commentReference w:id="82"/>
      </w:r>
      <w:r w:rsidRPr="00F57636">
        <w:rPr>
          <w:rFonts w:ascii="Minion Pro" w:hAnsi="Minion Pro"/>
          <w:sz w:val="22"/>
          <w:szCs w:val="22"/>
        </w:rPr>
        <w:t xml:space="preserve">: major plant groups associate quite uniformly with major fungal groups (Figure 1). </w:t>
      </w:r>
      <w:r w:rsidR="00652B9E" w:rsidRPr="00F57636">
        <w:rPr>
          <w:rFonts w:ascii="Minion Pro" w:hAnsi="Minion Pro"/>
          <w:sz w:val="22"/>
          <w:szCs w:val="22"/>
        </w:rPr>
        <w:t>O</w:t>
      </w:r>
      <w:r w:rsidR="008B1ED1" w:rsidRPr="00F57636">
        <w:rPr>
          <w:rFonts w:ascii="Minion Pro" w:hAnsi="Minion Pro"/>
          <w:sz w:val="22"/>
          <w:szCs w:val="22"/>
        </w:rPr>
        <w:t xml:space="preserve">ur ancestral state reconstructions recover strong support for the </w:t>
      </w:r>
      <w:r w:rsidR="00652B9E" w:rsidRPr="00F57636">
        <w:rPr>
          <w:rFonts w:ascii="Minion Pro" w:hAnsi="Minion Pro"/>
          <w:sz w:val="22"/>
          <w:szCs w:val="22"/>
        </w:rPr>
        <w:t xml:space="preserve">presence of </w:t>
      </w:r>
      <w:del w:id="83" w:author="Vos, R.A." w:date="2017-10-05T14:39:00Z">
        <w:r w:rsidR="00652B9E" w:rsidRPr="00F57636" w:rsidDel="00B462DA">
          <w:rPr>
            <w:rFonts w:ascii="Minion Pro" w:hAnsi="Minion Pro"/>
            <w:sz w:val="22"/>
            <w:szCs w:val="22"/>
          </w:rPr>
          <w:delText xml:space="preserve">a </w:delText>
        </w:r>
      </w:del>
      <w:r w:rsidR="00652B9E" w:rsidRPr="00F57636">
        <w:rPr>
          <w:rFonts w:ascii="Minion Pro" w:hAnsi="Minion Pro"/>
          <w:sz w:val="22"/>
          <w:szCs w:val="22"/>
        </w:rPr>
        <w:t>mycorrhizal association for the most recent common ancestor of the land plant</w:t>
      </w:r>
      <w:ins w:id="84" w:author="Vos, R.A." w:date="2017-10-05T14:39:00Z">
        <w:r w:rsidR="00B462DA">
          <w:rPr>
            <w:rFonts w:ascii="Minion Pro" w:hAnsi="Minion Pro"/>
            <w:sz w:val="22"/>
            <w:szCs w:val="22"/>
          </w:rPr>
          <w:t>s</w:t>
        </w:r>
      </w:ins>
      <w:r w:rsidR="00652B9E" w:rsidRPr="00F57636">
        <w:rPr>
          <w:rFonts w:ascii="Minion Pro" w:hAnsi="Minion Pro"/>
          <w:sz w:val="22"/>
          <w:szCs w:val="22"/>
        </w:rPr>
        <w:t>.</w:t>
      </w:r>
      <w:r w:rsidR="008B1ED1" w:rsidRPr="00F57636">
        <w:rPr>
          <w:rFonts w:ascii="Minion Pro" w:hAnsi="Minion Pro"/>
          <w:sz w:val="22"/>
          <w:szCs w:val="22"/>
        </w:rPr>
        <w:t xml:space="preserve"> </w:t>
      </w:r>
      <w:r w:rsidRPr="00F57636">
        <w:rPr>
          <w:rFonts w:ascii="Minion Pro" w:hAnsi="Minion Pro"/>
          <w:sz w:val="22"/>
          <w:szCs w:val="22"/>
        </w:rPr>
        <w:t xml:space="preserve">However, the </w:t>
      </w:r>
      <w:r w:rsidR="00652B9E" w:rsidRPr="00F57636">
        <w:rPr>
          <w:rFonts w:ascii="Minion Pro" w:hAnsi="Minion Pro"/>
          <w:sz w:val="22"/>
          <w:szCs w:val="22"/>
        </w:rPr>
        <w:t>particular state</w:t>
      </w:r>
      <w:r w:rsidRPr="00F57636">
        <w:rPr>
          <w:rFonts w:ascii="Minion Pro" w:hAnsi="Minion Pro"/>
          <w:sz w:val="22"/>
          <w:szCs w:val="22"/>
        </w:rPr>
        <w:t xml:space="preserve"> for the root was equivocal, showing comparable levels of support for </w:t>
      </w:r>
      <w:proofErr w:type="spellStart"/>
      <w:ins w:id="85" w:author="Vos, R.A." w:date="2017-10-05T14:40:00Z">
        <w:r w:rsidR="00B462DA">
          <w:rPr>
            <w:rFonts w:ascii="Minion Pro" w:hAnsi="Minion Pro"/>
            <w:sz w:val="22"/>
            <w:szCs w:val="22"/>
          </w:rPr>
          <w:t>i</w:t>
        </w:r>
        <w:proofErr w:type="spellEnd"/>
        <w:r w:rsidR="00B462DA">
          <w:rPr>
            <w:rFonts w:ascii="Minion Pro" w:hAnsi="Minion Pro"/>
            <w:sz w:val="22"/>
            <w:szCs w:val="22"/>
          </w:rPr>
          <w:t xml:space="preserve">) </w:t>
        </w:r>
      </w:ins>
      <w:r w:rsidRPr="00F57636">
        <w:rPr>
          <w:rFonts w:ascii="Minion Pro" w:hAnsi="Minion Pro"/>
          <w:sz w:val="22"/>
          <w:szCs w:val="22"/>
        </w:rPr>
        <w:t xml:space="preserve">no mycorrhizal association at all, </w:t>
      </w:r>
      <w:ins w:id="86" w:author="Vos, R.A." w:date="2017-10-05T14:40:00Z">
        <w:r w:rsidR="00B462DA">
          <w:rPr>
            <w:rFonts w:ascii="Minion Pro" w:hAnsi="Minion Pro"/>
            <w:sz w:val="22"/>
            <w:szCs w:val="22"/>
          </w:rPr>
          <w:t xml:space="preserve">ii) </w:t>
        </w:r>
      </w:ins>
      <w:del w:id="87" w:author="Vos, R.A." w:date="2017-10-05T14:40:00Z">
        <w:r w:rsidRPr="00F57636" w:rsidDel="00B462DA">
          <w:rPr>
            <w:rFonts w:ascii="Minion Pro" w:hAnsi="Minion Pro"/>
            <w:sz w:val="22"/>
            <w:szCs w:val="22"/>
          </w:rPr>
          <w:delText xml:space="preserve">for </w:delText>
        </w:r>
      </w:del>
      <w:r w:rsidRPr="00F57636">
        <w:rPr>
          <w:rFonts w:ascii="Minion Pro" w:hAnsi="Minion Pro"/>
          <w:sz w:val="22"/>
          <w:szCs w:val="22"/>
        </w:rPr>
        <w:t xml:space="preserve">an association just with Mucoromycotina, and </w:t>
      </w:r>
      <w:ins w:id="88" w:author="Vos, R.A." w:date="2017-10-05T14:40:00Z">
        <w:r w:rsidR="00B462DA">
          <w:rPr>
            <w:rFonts w:ascii="Minion Pro" w:hAnsi="Minion Pro"/>
            <w:sz w:val="22"/>
            <w:szCs w:val="22"/>
          </w:rPr>
          <w:t xml:space="preserve">iii) </w:t>
        </w:r>
      </w:ins>
      <w:del w:id="89" w:author="Vos, R.A." w:date="2017-10-05T14:40:00Z">
        <w:r w:rsidRPr="00F57636" w:rsidDel="00B462DA">
          <w:rPr>
            <w:rFonts w:ascii="Minion Pro" w:hAnsi="Minion Pro"/>
            <w:sz w:val="22"/>
            <w:szCs w:val="22"/>
          </w:rPr>
          <w:delText xml:space="preserve">for </w:delText>
        </w:r>
      </w:del>
      <w:r w:rsidRPr="00F57636">
        <w:rPr>
          <w:rFonts w:ascii="Minion Pro" w:hAnsi="Minion Pro"/>
          <w:sz w:val="22"/>
          <w:szCs w:val="22"/>
        </w:rPr>
        <w:t xml:space="preserve">a repertoire comprising </w:t>
      </w:r>
      <w:ins w:id="90" w:author="Vos, R.A." w:date="2017-10-05T14:40:00Z">
        <w:r w:rsidR="00B462DA">
          <w:rPr>
            <w:rFonts w:ascii="Minion Pro" w:hAnsi="Minion Pro"/>
            <w:sz w:val="22"/>
            <w:szCs w:val="22"/>
          </w:rPr>
          <w:t xml:space="preserve">both </w:t>
        </w:r>
      </w:ins>
      <w:r w:rsidRPr="00F57636">
        <w:rPr>
          <w:rFonts w:ascii="Minion Pro" w:hAnsi="Minion Pro"/>
          <w:sz w:val="22"/>
          <w:szCs w:val="22"/>
        </w:rPr>
        <w:t>Mucoromycot</w:t>
      </w:r>
      <w:r w:rsidR="004C4633" w:rsidRPr="00F57636">
        <w:rPr>
          <w:rFonts w:ascii="Minion Pro" w:hAnsi="Minion Pro"/>
          <w:sz w:val="22"/>
          <w:szCs w:val="22"/>
        </w:rPr>
        <w:t>ina and Glomeromycotina</w:t>
      </w:r>
      <w:r w:rsidR="008B1ED1" w:rsidRPr="00F57636">
        <w:rPr>
          <w:rFonts w:ascii="Minion Pro" w:hAnsi="Minion Pro"/>
          <w:sz w:val="22"/>
          <w:szCs w:val="22"/>
        </w:rPr>
        <w:t xml:space="preserve">. </w:t>
      </w:r>
      <w:del w:id="91" w:author="Vos, R.A." w:date="2017-10-05T14:40:00Z">
        <w:r w:rsidRPr="00F57636" w:rsidDel="00B462DA">
          <w:rPr>
            <w:rFonts w:ascii="Minion Pro" w:hAnsi="Minion Pro"/>
            <w:sz w:val="22"/>
            <w:szCs w:val="22"/>
          </w:rPr>
          <w:delText>In addition, the</w:delText>
        </w:r>
      </w:del>
      <w:ins w:id="92" w:author="Vos, R.A." w:date="2017-10-05T14:40:00Z">
        <w:r w:rsidR="00B462DA">
          <w:rPr>
            <w:rFonts w:ascii="Minion Pro" w:hAnsi="Minion Pro"/>
            <w:sz w:val="22"/>
            <w:szCs w:val="22"/>
          </w:rPr>
          <w:t>The</w:t>
        </w:r>
      </w:ins>
      <w:r w:rsidRPr="00F57636">
        <w:rPr>
          <w:rFonts w:ascii="Minion Pro" w:hAnsi="Minion Pro"/>
          <w:sz w:val="22"/>
          <w:szCs w:val="22"/>
        </w:rPr>
        <w:t xml:space="preserve"> relative levels of support, and the inclusion of additionally supported root states, </w:t>
      </w:r>
      <w:del w:id="93" w:author="Vos, R.A." w:date="2017-10-05T14:41:00Z">
        <w:r w:rsidRPr="00F57636" w:rsidDel="00B462DA">
          <w:rPr>
            <w:rFonts w:ascii="Minion Pro" w:hAnsi="Minion Pro"/>
            <w:sz w:val="22"/>
            <w:szCs w:val="22"/>
          </w:rPr>
          <w:delText xml:space="preserve">was </w:delText>
        </w:r>
      </w:del>
      <w:ins w:id="94" w:author="Vos, R.A." w:date="2017-10-05T14:41:00Z">
        <w:r w:rsidR="00B462DA">
          <w:rPr>
            <w:rFonts w:ascii="Minion Pro" w:hAnsi="Minion Pro"/>
            <w:sz w:val="22"/>
            <w:szCs w:val="22"/>
          </w:rPr>
          <w:t>were</w:t>
        </w:r>
        <w:r w:rsidR="00B462DA" w:rsidRPr="00F57636">
          <w:rPr>
            <w:rFonts w:ascii="Minion Pro" w:hAnsi="Minion Pro"/>
            <w:sz w:val="22"/>
            <w:szCs w:val="22"/>
          </w:rPr>
          <w:t xml:space="preserve"> </w:t>
        </w:r>
      </w:ins>
      <w:r w:rsidRPr="00F57636">
        <w:rPr>
          <w:rFonts w:ascii="Minion Pro" w:hAnsi="Minion Pro"/>
          <w:sz w:val="22"/>
          <w:szCs w:val="22"/>
        </w:rPr>
        <w:t xml:space="preserve">influenced by </w:t>
      </w:r>
      <w:del w:id="95" w:author="Vos, R.A." w:date="2017-10-05T14:41:00Z">
        <w:r w:rsidRPr="00F57636" w:rsidDel="00B462DA">
          <w:rPr>
            <w:rFonts w:ascii="Minion Pro" w:hAnsi="Minion Pro"/>
            <w:sz w:val="22"/>
            <w:szCs w:val="22"/>
          </w:rPr>
          <w:delText xml:space="preserve">the </w:delText>
        </w:r>
      </w:del>
      <w:r w:rsidRPr="00F57636">
        <w:rPr>
          <w:rFonts w:ascii="Minion Pro" w:hAnsi="Minion Pro"/>
          <w:sz w:val="22"/>
          <w:szCs w:val="22"/>
        </w:rPr>
        <w:t xml:space="preserve">different rooting scenarios </w:t>
      </w:r>
      <w:commentRangeStart w:id="96"/>
      <w:r w:rsidRPr="00F57636">
        <w:rPr>
          <w:rFonts w:ascii="Minion Pro" w:hAnsi="Minion Pro"/>
          <w:sz w:val="22"/>
          <w:szCs w:val="22"/>
        </w:rPr>
        <w:t>(</w:t>
      </w:r>
      <w:r w:rsidR="00741F7F" w:rsidRPr="00F57636">
        <w:rPr>
          <w:rFonts w:ascii="Minion Pro" w:hAnsi="Minion Pro"/>
          <w:sz w:val="22"/>
          <w:szCs w:val="22"/>
        </w:rPr>
        <w:t>SI Figure 1</w:t>
      </w:r>
      <w:r w:rsidRPr="00F57636">
        <w:rPr>
          <w:rFonts w:ascii="Minion Pro" w:hAnsi="Minion Pro"/>
          <w:sz w:val="22"/>
          <w:szCs w:val="22"/>
        </w:rPr>
        <w:t>)</w:t>
      </w:r>
      <w:commentRangeEnd w:id="96"/>
      <w:r w:rsidR="00A2786F" w:rsidRPr="00F57636">
        <w:rPr>
          <w:rStyle w:val="Verwijzingopmerking"/>
          <w:rFonts w:asciiTheme="minorHAnsi" w:hAnsiTheme="minorHAnsi" w:cstheme="minorBidi"/>
          <w:lang w:eastAsia="nl-NL"/>
        </w:rPr>
        <w:commentReference w:id="96"/>
      </w:r>
      <w:r w:rsidRPr="00F57636">
        <w:rPr>
          <w:rFonts w:ascii="Minion Pro" w:hAnsi="Minion Pro"/>
          <w:sz w:val="22"/>
          <w:szCs w:val="22"/>
        </w:rPr>
        <w:t xml:space="preserve">. </w:t>
      </w:r>
    </w:p>
    <w:p w14:paraId="033E600E" w14:textId="77777777" w:rsidR="00B462DA" w:rsidRDefault="00B462DA" w:rsidP="00D1524D">
      <w:pPr>
        <w:spacing w:line="288" w:lineRule="auto"/>
        <w:rPr>
          <w:ins w:id="97" w:author="Vos, R.A." w:date="2017-10-05T14:44:00Z"/>
          <w:rFonts w:ascii="Minion Pro" w:hAnsi="Minion Pro"/>
          <w:sz w:val="22"/>
          <w:szCs w:val="22"/>
        </w:rPr>
      </w:pPr>
    </w:p>
    <w:p w14:paraId="39157B9F" w14:textId="1B78C586" w:rsidR="00B462DA" w:rsidRDefault="001E425E" w:rsidP="00D1524D">
      <w:pPr>
        <w:spacing w:line="288" w:lineRule="auto"/>
        <w:rPr>
          <w:ins w:id="98" w:author="Vos, R.A." w:date="2017-10-05T14:43:00Z"/>
          <w:rFonts w:ascii="Minion Pro" w:hAnsi="Minion Pro"/>
          <w:sz w:val="22"/>
          <w:szCs w:val="22"/>
        </w:rPr>
      </w:pPr>
      <w:r w:rsidRPr="00F57636">
        <w:rPr>
          <w:rFonts w:ascii="Minion Pro" w:hAnsi="Minion Pro"/>
          <w:sz w:val="22"/>
          <w:szCs w:val="22"/>
        </w:rPr>
        <w:t xml:space="preserve">The pattern of transitions </w:t>
      </w:r>
      <w:del w:id="99" w:author="Vos, R.A." w:date="2017-10-05T14:41:00Z">
        <w:r w:rsidRPr="00F57636" w:rsidDel="00B462DA">
          <w:rPr>
            <w:rFonts w:ascii="Minion Pro" w:hAnsi="Minion Pro"/>
            <w:sz w:val="22"/>
            <w:szCs w:val="22"/>
          </w:rPr>
          <w:delText xml:space="preserve">between </w:delText>
        </w:r>
      </w:del>
      <w:ins w:id="100" w:author="Vos, R.A." w:date="2017-10-05T14:41:00Z">
        <w:r w:rsidR="00B462DA">
          <w:rPr>
            <w:rFonts w:ascii="Minion Pro" w:hAnsi="Minion Pro"/>
            <w:sz w:val="22"/>
            <w:szCs w:val="22"/>
          </w:rPr>
          <w:t>among</w:t>
        </w:r>
        <w:r w:rsidR="00B462DA" w:rsidRPr="00F57636">
          <w:rPr>
            <w:rFonts w:ascii="Minion Pro" w:hAnsi="Minion Pro"/>
            <w:sz w:val="22"/>
            <w:szCs w:val="22"/>
          </w:rPr>
          <w:t xml:space="preserve"> </w:t>
        </w:r>
      </w:ins>
      <w:r w:rsidRPr="00F57636">
        <w:rPr>
          <w:rFonts w:ascii="Minion Pro" w:hAnsi="Minion Pro"/>
          <w:sz w:val="22"/>
          <w:szCs w:val="22"/>
        </w:rPr>
        <w:t xml:space="preserve">different repertoires of mycorrhizal association </w:t>
      </w:r>
      <w:del w:id="101" w:author="Vos, R.A." w:date="2017-10-05T14:42:00Z">
        <w:r w:rsidRPr="00F57636" w:rsidDel="00B462DA">
          <w:rPr>
            <w:rFonts w:ascii="Minion Pro" w:hAnsi="Minion Pro"/>
            <w:sz w:val="22"/>
            <w:szCs w:val="22"/>
          </w:rPr>
          <w:delText xml:space="preserve">as optimised on our phylogeny </w:delText>
        </w:r>
      </w:del>
      <w:r w:rsidRPr="00F57636">
        <w:rPr>
          <w:rFonts w:ascii="Minion Pro" w:hAnsi="Minion Pro"/>
          <w:sz w:val="22"/>
          <w:szCs w:val="22"/>
        </w:rPr>
        <w:t xml:space="preserve">suggests </w:t>
      </w:r>
      <w:commentRangeStart w:id="102"/>
      <w:r w:rsidRPr="00F57636">
        <w:rPr>
          <w:rFonts w:ascii="Minion Pro" w:hAnsi="Minion Pro"/>
          <w:sz w:val="22"/>
          <w:szCs w:val="22"/>
        </w:rPr>
        <w:t>two main paths</w:t>
      </w:r>
      <w:commentRangeEnd w:id="102"/>
      <w:r w:rsidR="00786C6F">
        <w:rPr>
          <w:rStyle w:val="Verwijzingopmerking"/>
          <w:rFonts w:asciiTheme="minorHAnsi" w:hAnsiTheme="minorHAnsi" w:cstheme="minorBidi"/>
          <w:lang w:val="nl-NL" w:eastAsia="nl-NL"/>
        </w:rPr>
        <w:commentReference w:id="102"/>
      </w:r>
      <w:r w:rsidRPr="00F57636">
        <w:rPr>
          <w:rFonts w:ascii="Minion Pro" w:hAnsi="Minion Pro"/>
          <w:sz w:val="22"/>
          <w:szCs w:val="22"/>
        </w:rPr>
        <w:t xml:space="preserve"> along which individual associations within a larger repertoire are gained and lost re</w:t>
      </w:r>
      <w:r w:rsidR="004C4633" w:rsidRPr="00F57636">
        <w:rPr>
          <w:rFonts w:ascii="Minion Pro" w:hAnsi="Minion Pro"/>
          <w:sz w:val="22"/>
          <w:szCs w:val="22"/>
        </w:rPr>
        <w:t>latively promiscuously (Figure 2</w:t>
      </w:r>
      <w:r w:rsidRPr="00F57636">
        <w:rPr>
          <w:rFonts w:ascii="Minion Pro" w:hAnsi="Minion Pro"/>
          <w:sz w:val="22"/>
          <w:szCs w:val="22"/>
        </w:rPr>
        <w:t xml:space="preserve">). The first of these paths involves </w:t>
      </w:r>
      <w:r w:rsidR="004C4633" w:rsidRPr="00F57636">
        <w:rPr>
          <w:rFonts w:ascii="Minion Pro" w:hAnsi="Minion Pro"/>
          <w:sz w:val="22"/>
          <w:szCs w:val="22"/>
        </w:rPr>
        <w:t>Mucoromycotina and Glomeromycotina</w:t>
      </w:r>
      <w:r w:rsidRPr="00F57636">
        <w:rPr>
          <w:rFonts w:ascii="Minion Pro" w:hAnsi="Minion Pro"/>
          <w:sz w:val="22"/>
          <w:szCs w:val="22"/>
        </w:rPr>
        <w:t>: th</w:t>
      </w:r>
      <w:r w:rsidR="004C4633" w:rsidRPr="00F57636">
        <w:rPr>
          <w:rFonts w:ascii="Minion Pro" w:hAnsi="Minion Pro"/>
          <w:sz w:val="22"/>
          <w:szCs w:val="22"/>
        </w:rPr>
        <w:t>e association with Glomeromycotina</w:t>
      </w:r>
      <w:r w:rsidRPr="00F57636">
        <w:rPr>
          <w:rFonts w:ascii="Minion Pro" w:hAnsi="Minion Pro"/>
          <w:sz w:val="22"/>
          <w:szCs w:val="22"/>
        </w:rPr>
        <w:t xml:space="preserve"> is added to, and subtracted from, the association with Mucoromycotina at relatively high </w:t>
      </w:r>
      <w:r w:rsidR="00A2786F" w:rsidRPr="00F57636">
        <w:rPr>
          <w:rFonts w:ascii="Minion Pro" w:hAnsi="Minion Pro"/>
          <w:sz w:val="22"/>
          <w:szCs w:val="22"/>
        </w:rPr>
        <w:t xml:space="preserve">instantaneous transition rates. </w:t>
      </w:r>
      <w:r w:rsidRPr="00F57636">
        <w:rPr>
          <w:rFonts w:ascii="Minion Pro" w:hAnsi="Minion Pro"/>
          <w:sz w:val="22"/>
          <w:szCs w:val="22"/>
        </w:rPr>
        <w:t>The association with Mucoromycotina within a repertoire that spans both is also lost at relatively high rates, but gained at much lower rates, suggesting that th</w:t>
      </w:r>
      <w:r w:rsidR="004C4633" w:rsidRPr="00F57636">
        <w:rPr>
          <w:rFonts w:ascii="Minion Pro" w:hAnsi="Minion Pro"/>
          <w:sz w:val="22"/>
          <w:szCs w:val="22"/>
        </w:rPr>
        <w:t>e association with Glomeromycotina</w:t>
      </w:r>
      <w:r w:rsidRPr="00F57636">
        <w:rPr>
          <w:rFonts w:ascii="Minion Pro" w:hAnsi="Minion Pro"/>
          <w:sz w:val="22"/>
          <w:szCs w:val="22"/>
        </w:rPr>
        <w:t xml:space="preserve"> is relatively more facultative within this repertoire. The second path includes gains and losses of Ascomyc</w:t>
      </w:r>
      <w:r w:rsidR="004C4633" w:rsidRPr="00F57636">
        <w:rPr>
          <w:rFonts w:ascii="Minion Pro" w:hAnsi="Minion Pro"/>
          <w:sz w:val="22"/>
          <w:szCs w:val="22"/>
        </w:rPr>
        <w:t>ota, and losses of Glomeromycotina</w:t>
      </w:r>
      <w:r w:rsidRPr="00F57636">
        <w:rPr>
          <w:rFonts w:ascii="Minion Pro" w:hAnsi="Minion Pro"/>
          <w:sz w:val="22"/>
          <w:szCs w:val="22"/>
        </w:rPr>
        <w:t xml:space="preserve"> (but gains less so), at high rates within repertoires in which the association with </w:t>
      </w:r>
      <w:proofErr w:type="spellStart"/>
      <w:r w:rsidRPr="00F57636">
        <w:rPr>
          <w:rFonts w:ascii="Minion Pro" w:hAnsi="Minion Pro"/>
          <w:sz w:val="22"/>
          <w:szCs w:val="22"/>
        </w:rPr>
        <w:t>Basiodiomycota</w:t>
      </w:r>
      <w:proofErr w:type="spellEnd"/>
      <w:r w:rsidRPr="00F57636">
        <w:rPr>
          <w:rFonts w:ascii="Minion Pro" w:hAnsi="Minion Pro"/>
          <w:sz w:val="22"/>
          <w:szCs w:val="22"/>
        </w:rPr>
        <w:t xml:space="preserve"> appears more obligate. </w:t>
      </w:r>
    </w:p>
    <w:p w14:paraId="5AA65F11" w14:textId="77777777" w:rsidR="00B462DA" w:rsidRDefault="00B462DA" w:rsidP="00D1524D">
      <w:pPr>
        <w:spacing w:line="288" w:lineRule="auto"/>
        <w:rPr>
          <w:ins w:id="103" w:author="Vos, R.A." w:date="2017-10-05T14:43:00Z"/>
          <w:rFonts w:ascii="Minion Pro" w:hAnsi="Minion Pro"/>
          <w:sz w:val="22"/>
          <w:szCs w:val="22"/>
        </w:rPr>
      </w:pPr>
    </w:p>
    <w:p w14:paraId="417B2E23" w14:textId="57A4AA17" w:rsidR="001E425E" w:rsidRPr="00F57636" w:rsidRDefault="00CB3EB1" w:rsidP="00D1524D">
      <w:pPr>
        <w:spacing w:line="288" w:lineRule="auto"/>
        <w:rPr>
          <w:rFonts w:ascii="Minion Pro" w:hAnsi="Minion Pro"/>
          <w:sz w:val="22"/>
          <w:szCs w:val="22"/>
        </w:rPr>
      </w:pPr>
      <w:r w:rsidRPr="00F57636">
        <w:rPr>
          <w:rFonts w:ascii="Minion Pro" w:hAnsi="Minion Pro"/>
          <w:sz w:val="22"/>
          <w:szCs w:val="22"/>
        </w:rPr>
        <w:t>Explicit hypothesis testing t</w:t>
      </w:r>
      <w:r w:rsidR="001E425E" w:rsidRPr="00F57636">
        <w:rPr>
          <w:rFonts w:ascii="Minion Pro" w:hAnsi="Minion Pro"/>
          <w:sz w:val="22"/>
          <w:szCs w:val="22"/>
        </w:rPr>
        <w:t xml:space="preserve">o quantify which </w:t>
      </w:r>
      <w:del w:id="104" w:author="Vos, R.A." w:date="2017-10-05T14:45:00Z">
        <w:r w:rsidR="001E425E" w:rsidRPr="00F57636" w:rsidDel="00B462DA">
          <w:rPr>
            <w:rFonts w:ascii="Minion Pro" w:hAnsi="Minion Pro"/>
            <w:sz w:val="22"/>
            <w:szCs w:val="22"/>
          </w:rPr>
          <w:delText>initial gain starting</w:delText>
        </w:r>
      </w:del>
      <w:ins w:id="105" w:author="Vos, R.A." w:date="2017-10-05T14:45:00Z">
        <w:r w:rsidR="00B462DA">
          <w:rPr>
            <w:rFonts w:ascii="Minion Pro" w:hAnsi="Minion Pro"/>
            <w:sz w:val="22"/>
            <w:szCs w:val="22"/>
          </w:rPr>
          <w:t>transition away</w:t>
        </w:r>
      </w:ins>
      <w:r w:rsidR="001E425E" w:rsidRPr="00F57636">
        <w:rPr>
          <w:rFonts w:ascii="Minion Pro" w:hAnsi="Minion Pro"/>
          <w:sz w:val="22"/>
          <w:szCs w:val="22"/>
        </w:rPr>
        <w:t xml:space="preserve"> from a state of no mycorrhizal association is best supported</w:t>
      </w:r>
      <w:r w:rsidR="006E77E6" w:rsidRPr="00F57636">
        <w:rPr>
          <w:rFonts w:ascii="Minion Pro" w:hAnsi="Minion Pro"/>
          <w:sz w:val="22"/>
          <w:szCs w:val="22"/>
        </w:rPr>
        <w:t xml:space="preserve"> </w:t>
      </w:r>
      <w:del w:id="106" w:author="Vos, R.A." w:date="2017-10-05T14:50:00Z">
        <w:r w:rsidR="001E425E" w:rsidRPr="00F57636" w:rsidDel="000332DD">
          <w:rPr>
            <w:rFonts w:ascii="Minion Pro" w:hAnsi="Minion Pro"/>
            <w:sz w:val="22"/>
            <w:szCs w:val="22"/>
          </w:rPr>
          <w:delText xml:space="preserve">strongly </w:delText>
        </w:r>
      </w:del>
      <w:r w:rsidR="001E425E" w:rsidRPr="00F57636">
        <w:rPr>
          <w:rFonts w:ascii="Minion Pro" w:hAnsi="Minion Pro"/>
          <w:sz w:val="22"/>
          <w:szCs w:val="22"/>
        </w:rPr>
        <w:t xml:space="preserve">prefers Mucoromycotina under all four rooting scenarios: in three out of four, the </w:t>
      </w:r>
      <w:r w:rsidR="002E772D" w:rsidRPr="00F57636">
        <w:rPr>
          <w:rFonts w:ascii="Minion Pro" w:hAnsi="Minion Pro"/>
          <w:sz w:val="22"/>
          <w:szCs w:val="22"/>
        </w:rPr>
        <w:t>Bayes</w:t>
      </w:r>
      <w:r w:rsidR="00893D10" w:rsidRPr="00F57636">
        <w:rPr>
          <w:rFonts w:ascii="Minion Pro" w:hAnsi="Minion Pro"/>
          <w:sz w:val="22"/>
          <w:szCs w:val="22"/>
        </w:rPr>
        <w:t xml:space="preserve"> Factor</w:t>
      </w:r>
      <w:r w:rsidR="002E772D" w:rsidRPr="00F57636">
        <w:rPr>
          <w:rFonts w:ascii="Minion Pro" w:hAnsi="Minion Pro"/>
          <w:sz w:val="22"/>
          <w:szCs w:val="22"/>
        </w:rPr>
        <w:t xml:space="preserve"> </w:t>
      </w:r>
      <w:r w:rsidR="00893D10" w:rsidRPr="00F57636">
        <w:rPr>
          <w:rFonts w:ascii="Minion Pro" w:hAnsi="Minion Pro"/>
          <w:sz w:val="22"/>
          <w:szCs w:val="22"/>
        </w:rPr>
        <w:t>(</w:t>
      </w:r>
      <w:r w:rsidR="001E425E" w:rsidRPr="00F57636">
        <w:rPr>
          <w:rFonts w:ascii="Minion Pro" w:hAnsi="Minion Pro"/>
          <w:sz w:val="22"/>
          <w:szCs w:val="22"/>
        </w:rPr>
        <w:t>BF</w:t>
      </w:r>
      <w:r w:rsidR="00893D10" w:rsidRPr="00F57636">
        <w:rPr>
          <w:rFonts w:ascii="Minion Pro" w:hAnsi="Minion Pro"/>
          <w:sz w:val="22"/>
          <w:szCs w:val="22"/>
        </w:rPr>
        <w:t>)</w:t>
      </w:r>
      <w:r w:rsidR="001E425E" w:rsidRPr="00F57636">
        <w:rPr>
          <w:rFonts w:ascii="Minion Pro" w:hAnsi="Minion Pro"/>
          <w:sz w:val="22"/>
          <w:szCs w:val="22"/>
        </w:rPr>
        <w:t xml:space="preserve"> was larger than 10, </w:t>
      </w:r>
      <w:ins w:id="107" w:author="Vos, R.A." w:date="2017-10-05T14:50:00Z">
        <w:r w:rsidR="000332DD">
          <w:rPr>
            <w:rFonts w:ascii="Minion Pro" w:hAnsi="Minion Pro"/>
            <w:sz w:val="22"/>
            <w:szCs w:val="22"/>
          </w:rPr>
          <w:t xml:space="preserve">interpreted as strong support, </w:t>
        </w:r>
      </w:ins>
      <w:r w:rsidR="00F5545F" w:rsidRPr="00F57636">
        <w:rPr>
          <w:rFonts w:ascii="Minion Pro" w:hAnsi="Minion Pro"/>
          <w:sz w:val="22"/>
          <w:szCs w:val="22"/>
        </w:rPr>
        <w:t>in the fourth scenario (</w:t>
      </w:r>
      <w:r w:rsidR="001E425E" w:rsidRPr="00F57636">
        <w:rPr>
          <w:rFonts w:ascii="Minion Pro" w:hAnsi="Minion Pro"/>
          <w:sz w:val="22"/>
          <w:szCs w:val="22"/>
        </w:rPr>
        <w:t>hornworts</w:t>
      </w:r>
      <w:r w:rsidR="00F5545F" w:rsidRPr="00F57636">
        <w:rPr>
          <w:rFonts w:ascii="Minion Pro" w:hAnsi="Minion Pro"/>
          <w:sz w:val="22"/>
          <w:szCs w:val="22"/>
        </w:rPr>
        <w:t xml:space="preserve"> sister to all other land plants)</w:t>
      </w:r>
      <w:r w:rsidR="001E425E" w:rsidRPr="00F57636">
        <w:rPr>
          <w:rFonts w:ascii="Minion Pro" w:hAnsi="Minion Pro"/>
          <w:sz w:val="22"/>
          <w:szCs w:val="22"/>
        </w:rPr>
        <w:t xml:space="preserve"> the BF was ~8.35, which is </w:t>
      </w:r>
      <w:del w:id="108" w:author="Vos, R.A." w:date="2017-10-05T14:50:00Z">
        <w:r w:rsidR="001E425E" w:rsidRPr="00F57636" w:rsidDel="000332DD">
          <w:rPr>
            <w:rFonts w:ascii="Minion Pro" w:hAnsi="Minion Pro"/>
            <w:sz w:val="22"/>
            <w:szCs w:val="22"/>
          </w:rPr>
          <w:delText xml:space="preserve">still </w:delText>
        </w:r>
      </w:del>
      <w:r w:rsidR="001E425E" w:rsidRPr="00F57636">
        <w:rPr>
          <w:rFonts w:ascii="Minion Pro" w:hAnsi="Minion Pro"/>
          <w:sz w:val="22"/>
          <w:szCs w:val="22"/>
        </w:rPr>
        <w:t xml:space="preserve">generally interpreted as </w:t>
      </w:r>
      <w:del w:id="109" w:author="Vos, R.A." w:date="2017-10-05T14:50:00Z">
        <w:r w:rsidR="001E425E" w:rsidRPr="00F57636" w:rsidDel="000332DD">
          <w:rPr>
            <w:rFonts w:ascii="Minion Pro" w:hAnsi="Minion Pro"/>
            <w:sz w:val="22"/>
            <w:szCs w:val="22"/>
          </w:rPr>
          <w:delText xml:space="preserve">strong </w:delText>
        </w:r>
      </w:del>
      <w:ins w:id="110" w:author="Vos, R.A." w:date="2017-10-05T14:50:00Z">
        <w:r w:rsidR="000332DD">
          <w:rPr>
            <w:rFonts w:ascii="Minion Pro" w:hAnsi="Minion Pro"/>
            <w:sz w:val="22"/>
            <w:szCs w:val="22"/>
          </w:rPr>
          <w:t>substantial</w:t>
        </w:r>
        <w:r w:rsidR="000332DD" w:rsidRPr="00F57636">
          <w:rPr>
            <w:rFonts w:ascii="Minion Pro" w:hAnsi="Minion Pro"/>
            <w:sz w:val="22"/>
            <w:szCs w:val="22"/>
          </w:rPr>
          <w:t xml:space="preserve"> </w:t>
        </w:r>
      </w:ins>
      <w:r w:rsidR="001E425E" w:rsidRPr="00F57636">
        <w:rPr>
          <w:rFonts w:ascii="Minion Pro" w:hAnsi="Minion Pro"/>
          <w:sz w:val="22"/>
          <w:szCs w:val="22"/>
        </w:rPr>
        <w:t>support</w:t>
      </w:r>
      <w:r w:rsidR="006737B3" w:rsidRPr="00F57636">
        <w:rPr>
          <w:rFonts w:ascii="Minion Pro" w:hAnsi="Minion Pro"/>
          <w:sz w:val="22"/>
          <w:szCs w:val="22"/>
        </w:rPr>
        <w:t xml:space="preserve"> </w:t>
      </w:r>
      <w:r w:rsidR="006737B3" w:rsidRPr="00F57636">
        <w:rPr>
          <w:rFonts w:ascii="Minion Pro" w:hAnsi="Minion Pro"/>
          <w:sz w:val="22"/>
          <w:szCs w:val="22"/>
          <w:highlight w:val="yellow"/>
        </w:rPr>
        <w:t>(</w:t>
      </w:r>
      <w:commentRangeStart w:id="111"/>
      <w:r w:rsidR="006737B3" w:rsidRPr="00F57636">
        <w:rPr>
          <w:rFonts w:ascii="Minion Pro" w:hAnsi="Minion Pro"/>
          <w:sz w:val="22"/>
          <w:szCs w:val="22"/>
          <w:highlight w:val="yellow"/>
        </w:rPr>
        <w:t>ref?</w:t>
      </w:r>
      <w:commentRangeEnd w:id="111"/>
      <w:r w:rsidR="000332DD">
        <w:rPr>
          <w:rStyle w:val="Verwijzingopmerking"/>
          <w:rFonts w:asciiTheme="minorHAnsi" w:hAnsiTheme="minorHAnsi" w:cstheme="minorBidi"/>
          <w:lang w:val="nl-NL" w:eastAsia="nl-NL"/>
        </w:rPr>
        <w:commentReference w:id="111"/>
      </w:r>
      <w:r w:rsidR="00815BD3" w:rsidRPr="00F57636">
        <w:rPr>
          <w:rFonts w:ascii="Minion Pro" w:hAnsi="Minion Pro"/>
          <w:sz w:val="22"/>
          <w:szCs w:val="22"/>
          <w:highlight w:val="yellow"/>
        </w:rPr>
        <w:t>; SI Table X</w:t>
      </w:r>
      <w:r w:rsidR="006737B3" w:rsidRPr="00F57636">
        <w:rPr>
          <w:rFonts w:ascii="Minion Pro" w:hAnsi="Minion Pro"/>
          <w:sz w:val="22"/>
          <w:szCs w:val="22"/>
          <w:highlight w:val="yellow"/>
        </w:rPr>
        <w:t>)</w:t>
      </w:r>
      <w:r w:rsidR="001E425E" w:rsidRPr="00F57636">
        <w:rPr>
          <w:rFonts w:ascii="Minion Pro" w:hAnsi="Minion Pro"/>
          <w:sz w:val="22"/>
          <w:szCs w:val="22"/>
        </w:rPr>
        <w:t>. Placing the evolution of mycorrhizal associati</w:t>
      </w:r>
      <w:r w:rsidR="004C4633" w:rsidRPr="00F57636">
        <w:rPr>
          <w:rFonts w:ascii="Minion Pro" w:hAnsi="Minion Pro"/>
          <w:sz w:val="22"/>
          <w:szCs w:val="22"/>
        </w:rPr>
        <w:t>ons on a temporal axis</w:t>
      </w:r>
      <w:ins w:id="112" w:author="Vos, R.A." w:date="2017-10-05T14:54:00Z">
        <w:r w:rsidR="000332DD">
          <w:rPr>
            <w:rFonts w:ascii="Minion Pro" w:hAnsi="Minion Pro"/>
            <w:sz w:val="22"/>
            <w:szCs w:val="22"/>
          </w:rPr>
          <w:t xml:space="preserve"> in a sliding window analysis</w:t>
        </w:r>
      </w:ins>
      <w:r w:rsidR="004C4633" w:rsidRPr="00F57636">
        <w:rPr>
          <w:rFonts w:ascii="Minion Pro" w:hAnsi="Minion Pro"/>
          <w:sz w:val="22"/>
          <w:szCs w:val="22"/>
        </w:rPr>
        <w:t xml:space="preserve"> (Figure 3</w:t>
      </w:r>
      <w:r w:rsidR="001E425E" w:rsidRPr="00F57636">
        <w:rPr>
          <w:rFonts w:ascii="Minion Pro" w:hAnsi="Minion Pro"/>
          <w:sz w:val="22"/>
          <w:szCs w:val="22"/>
        </w:rPr>
        <w:t xml:space="preserve">) </w:t>
      </w:r>
      <w:del w:id="113" w:author="Vos, R.A." w:date="2017-10-05T14:53:00Z">
        <w:r w:rsidR="001E425E" w:rsidRPr="00F57636" w:rsidDel="000332DD">
          <w:rPr>
            <w:rFonts w:ascii="Minion Pro" w:hAnsi="Minion Pro"/>
            <w:sz w:val="22"/>
            <w:szCs w:val="22"/>
          </w:rPr>
          <w:delText xml:space="preserve">qualitatively </w:delText>
        </w:r>
      </w:del>
      <w:r w:rsidR="001E425E" w:rsidRPr="00F57636">
        <w:rPr>
          <w:rFonts w:ascii="Minion Pro" w:hAnsi="Minion Pro"/>
          <w:sz w:val="22"/>
          <w:szCs w:val="22"/>
        </w:rPr>
        <w:t xml:space="preserve">shows </w:t>
      </w:r>
      <w:del w:id="114" w:author="Vos, R.A." w:date="2017-10-05T14:53:00Z">
        <w:r w:rsidR="001E425E" w:rsidRPr="00F57636" w:rsidDel="000332DD">
          <w:rPr>
            <w:rFonts w:ascii="Minion Pro" w:hAnsi="Minion Pro"/>
            <w:sz w:val="22"/>
            <w:szCs w:val="22"/>
          </w:rPr>
          <w:delText xml:space="preserve">a general pattern </w:delText>
        </w:r>
        <w:r w:rsidRPr="00F57636" w:rsidDel="000332DD">
          <w:rPr>
            <w:rFonts w:ascii="Minion Pro" w:hAnsi="Minion Pro"/>
            <w:sz w:val="22"/>
            <w:szCs w:val="22"/>
          </w:rPr>
          <w:delText>in which</w:delText>
        </w:r>
        <w:r w:rsidR="001E425E" w:rsidRPr="00F57636" w:rsidDel="000332DD">
          <w:rPr>
            <w:rFonts w:ascii="Minion Pro" w:hAnsi="Minion Pro"/>
            <w:sz w:val="22"/>
            <w:szCs w:val="22"/>
          </w:rPr>
          <w:delText xml:space="preserve"> </w:delText>
        </w:r>
      </w:del>
      <w:r w:rsidR="004032EC" w:rsidRPr="00F57636">
        <w:rPr>
          <w:rFonts w:ascii="Minion Pro" w:hAnsi="Minion Pro"/>
          <w:sz w:val="22"/>
          <w:szCs w:val="22"/>
        </w:rPr>
        <w:t>Mucoromycotina and Glomeromycotina</w:t>
      </w:r>
      <w:r w:rsidR="001E425E" w:rsidRPr="00F57636">
        <w:rPr>
          <w:rFonts w:ascii="Minion Pro" w:hAnsi="Minion Pro"/>
          <w:sz w:val="22"/>
          <w:szCs w:val="22"/>
        </w:rPr>
        <w:t xml:space="preserve"> dominat</w:t>
      </w:r>
      <w:ins w:id="115" w:author="Vos, R.A." w:date="2017-10-05T14:54:00Z">
        <w:r w:rsidR="000332DD">
          <w:rPr>
            <w:rFonts w:ascii="Minion Pro" w:hAnsi="Minion Pro"/>
            <w:sz w:val="22"/>
            <w:szCs w:val="22"/>
          </w:rPr>
          <w:t>ing</w:t>
        </w:r>
      </w:ins>
      <w:del w:id="116" w:author="Vos, R.A." w:date="2017-10-05T14:54:00Z">
        <w:r w:rsidR="001E425E" w:rsidRPr="00F57636" w:rsidDel="000332DD">
          <w:rPr>
            <w:rFonts w:ascii="Minion Pro" w:hAnsi="Minion Pro"/>
            <w:sz w:val="22"/>
            <w:szCs w:val="22"/>
          </w:rPr>
          <w:delText>e</w:delText>
        </w:r>
      </w:del>
      <w:r w:rsidR="001E425E" w:rsidRPr="00F57636">
        <w:rPr>
          <w:rFonts w:ascii="Minion Pro" w:hAnsi="Minion Pro"/>
          <w:sz w:val="22"/>
          <w:szCs w:val="22"/>
        </w:rPr>
        <w:t xml:space="preserve"> early associations, while associations that include Basidiomycota and Ascomycota become more pervasive later </w:t>
      </w:r>
      <w:r w:rsidR="00F5545F" w:rsidRPr="00F57636">
        <w:rPr>
          <w:rFonts w:ascii="Minion Pro" w:hAnsi="Minion Pro"/>
          <w:sz w:val="22"/>
          <w:szCs w:val="22"/>
        </w:rPr>
        <w:t>in land plant evolution</w:t>
      </w:r>
      <w:r w:rsidR="001E425E" w:rsidRPr="00F57636">
        <w:rPr>
          <w:rFonts w:ascii="Minion Pro" w:hAnsi="Minion Pro"/>
          <w:sz w:val="22"/>
          <w:szCs w:val="22"/>
        </w:rPr>
        <w:t>.</w:t>
      </w:r>
    </w:p>
    <w:p w14:paraId="4C0C2181" w14:textId="77777777" w:rsidR="005D242B" w:rsidRPr="00F57636" w:rsidRDefault="005D242B" w:rsidP="00B57D48">
      <w:pPr>
        <w:spacing w:line="288" w:lineRule="auto"/>
        <w:rPr>
          <w:rFonts w:ascii="Minion Pro" w:hAnsi="Minion Pro"/>
          <w:sz w:val="22"/>
          <w:szCs w:val="22"/>
        </w:rPr>
      </w:pPr>
    </w:p>
    <w:p w14:paraId="3C399FD7" w14:textId="3C6B5E96" w:rsidR="005F065C" w:rsidRPr="00F57636" w:rsidRDefault="004032EC" w:rsidP="00372A03">
      <w:pPr>
        <w:spacing w:line="288" w:lineRule="auto"/>
        <w:rPr>
          <w:rFonts w:ascii="Minion Pro" w:hAnsi="Minion Pro"/>
          <w:b/>
          <w:sz w:val="22"/>
          <w:szCs w:val="22"/>
        </w:rPr>
      </w:pPr>
      <w:r w:rsidRPr="00F57636">
        <w:rPr>
          <w:rFonts w:ascii="Minion Pro" w:hAnsi="Minion Pro"/>
          <w:b/>
          <w:sz w:val="22"/>
          <w:szCs w:val="22"/>
        </w:rPr>
        <w:t>Discussion</w:t>
      </w:r>
    </w:p>
    <w:p w14:paraId="1DB53A43" w14:textId="77777777" w:rsidR="000A339A" w:rsidRDefault="00994D97" w:rsidP="00F57636">
      <w:pPr>
        <w:spacing w:line="288" w:lineRule="auto"/>
        <w:rPr>
          <w:ins w:id="117" w:author="Vos, R.A." w:date="2017-10-05T15:38:00Z"/>
          <w:rFonts w:ascii="Minion Pro" w:hAnsi="Minion Pro"/>
          <w:sz w:val="22"/>
          <w:szCs w:val="22"/>
        </w:rPr>
      </w:pPr>
      <w:r w:rsidRPr="00F57636">
        <w:rPr>
          <w:rFonts w:ascii="Minion Pro" w:hAnsi="Minion Pro"/>
          <w:sz w:val="22"/>
          <w:szCs w:val="22"/>
        </w:rPr>
        <w:t xml:space="preserve">For each </w:t>
      </w:r>
      <w:ins w:id="118" w:author="Vos, R.A." w:date="2017-10-05T14:55:00Z">
        <w:r w:rsidR="000332DD">
          <w:rPr>
            <w:rFonts w:ascii="Minion Pro" w:hAnsi="Minion Pro"/>
            <w:sz w:val="22"/>
            <w:szCs w:val="22"/>
          </w:rPr>
          <w:t xml:space="preserve">evaluated </w:t>
        </w:r>
      </w:ins>
      <w:r w:rsidRPr="00F57636">
        <w:rPr>
          <w:rFonts w:ascii="Minion Pro" w:hAnsi="Minion Pro"/>
          <w:sz w:val="22"/>
          <w:szCs w:val="22"/>
        </w:rPr>
        <w:t>scenario of land plant evolution, o</w:t>
      </w:r>
      <w:r w:rsidR="00CA7C8C" w:rsidRPr="00F57636">
        <w:rPr>
          <w:rFonts w:ascii="Minion Pro" w:hAnsi="Minion Pro"/>
          <w:sz w:val="22"/>
          <w:szCs w:val="22"/>
        </w:rPr>
        <w:t xml:space="preserve">ur </w:t>
      </w:r>
      <w:del w:id="119" w:author="Vos, R.A." w:date="2017-10-05T14:55:00Z">
        <w:r w:rsidR="00CA7C8C" w:rsidRPr="00F57636" w:rsidDel="000332DD">
          <w:rPr>
            <w:rFonts w:ascii="Minion Pro" w:hAnsi="Minion Pro"/>
            <w:sz w:val="22"/>
            <w:szCs w:val="22"/>
          </w:rPr>
          <w:delText>a</w:delText>
        </w:r>
        <w:r w:rsidR="004032EC" w:rsidRPr="00F57636" w:rsidDel="000332DD">
          <w:rPr>
            <w:rFonts w:ascii="Minion Pro" w:hAnsi="Minion Pro"/>
            <w:sz w:val="22"/>
            <w:szCs w:val="22"/>
          </w:rPr>
          <w:delText>ncestral state reconstruction</w:delText>
        </w:r>
      </w:del>
      <w:ins w:id="120" w:author="Vos, R.A." w:date="2017-10-05T14:55:00Z">
        <w:r w:rsidR="000332DD">
          <w:rPr>
            <w:rFonts w:ascii="Minion Pro" w:hAnsi="Minion Pro"/>
            <w:sz w:val="22"/>
            <w:szCs w:val="22"/>
          </w:rPr>
          <w:t>results</w:t>
        </w:r>
      </w:ins>
      <w:r w:rsidR="004032EC" w:rsidRPr="00F57636">
        <w:rPr>
          <w:rFonts w:ascii="Minion Pro" w:hAnsi="Minion Pro"/>
          <w:sz w:val="22"/>
          <w:szCs w:val="22"/>
        </w:rPr>
        <w:t xml:space="preserve"> </w:t>
      </w:r>
      <w:del w:id="121" w:author="Vos, R.A." w:date="2017-10-05T14:54:00Z">
        <w:r w:rsidR="005A3444" w:rsidRPr="00F57636" w:rsidDel="000332DD">
          <w:rPr>
            <w:rFonts w:ascii="Minion Pro" w:hAnsi="Minion Pro"/>
            <w:sz w:val="22"/>
            <w:szCs w:val="22"/>
          </w:rPr>
          <w:delText xml:space="preserve">strongly </w:delText>
        </w:r>
      </w:del>
      <w:r w:rsidR="004032EC" w:rsidRPr="00F57636">
        <w:rPr>
          <w:rFonts w:ascii="Minion Pro" w:hAnsi="Minion Pro"/>
          <w:sz w:val="22"/>
          <w:szCs w:val="22"/>
        </w:rPr>
        <w:t>support</w:t>
      </w:r>
      <w:del w:id="122" w:author="Vos, R.A." w:date="2017-10-05T14:55:00Z">
        <w:r w:rsidR="004032EC" w:rsidRPr="00F57636" w:rsidDel="000332DD">
          <w:rPr>
            <w:rFonts w:ascii="Minion Pro" w:hAnsi="Minion Pro"/>
            <w:sz w:val="22"/>
            <w:szCs w:val="22"/>
          </w:rPr>
          <w:delText>s</w:delText>
        </w:r>
      </w:del>
      <w:r w:rsidR="004032EC" w:rsidRPr="00F57636">
        <w:rPr>
          <w:rFonts w:ascii="Minion Pro" w:hAnsi="Minion Pro"/>
          <w:sz w:val="22"/>
          <w:szCs w:val="22"/>
        </w:rPr>
        <w:t xml:space="preserve"> the hypothesis that </w:t>
      </w:r>
      <w:ins w:id="123" w:author="Vos, R.A." w:date="2017-10-05T14:55:00Z">
        <w:r w:rsidR="000332DD">
          <w:rPr>
            <w:rFonts w:ascii="Minion Pro" w:hAnsi="Minion Pro"/>
            <w:sz w:val="22"/>
            <w:szCs w:val="22"/>
          </w:rPr>
          <w:t xml:space="preserve">the </w:t>
        </w:r>
      </w:ins>
      <w:r w:rsidR="00F10598" w:rsidRPr="00F57636">
        <w:rPr>
          <w:rFonts w:ascii="Minion Pro" w:hAnsi="Minion Pro"/>
          <w:sz w:val="22"/>
          <w:szCs w:val="22"/>
        </w:rPr>
        <w:t>most recent common ancestor</w:t>
      </w:r>
      <w:r w:rsidR="004032EC" w:rsidRPr="00F57636">
        <w:rPr>
          <w:rFonts w:ascii="Minion Pro" w:hAnsi="Minion Pro"/>
          <w:sz w:val="22"/>
          <w:szCs w:val="22"/>
        </w:rPr>
        <w:t xml:space="preserve"> of land </w:t>
      </w:r>
      <w:del w:id="124" w:author="Vos, R.A." w:date="2017-10-05T14:55:00Z">
        <w:r w:rsidR="004032EC" w:rsidRPr="00F57636" w:rsidDel="000332DD">
          <w:rPr>
            <w:rFonts w:ascii="Minion Pro" w:hAnsi="Minion Pro"/>
            <w:sz w:val="22"/>
            <w:szCs w:val="22"/>
          </w:rPr>
          <w:delText xml:space="preserve">by </w:delText>
        </w:r>
      </w:del>
      <w:r w:rsidR="004032EC" w:rsidRPr="00F57636">
        <w:rPr>
          <w:rFonts w:ascii="Minion Pro" w:hAnsi="Minion Pro"/>
          <w:sz w:val="22"/>
          <w:szCs w:val="22"/>
        </w:rPr>
        <w:t xml:space="preserve">plants </w:t>
      </w:r>
      <w:r w:rsidR="00F10598" w:rsidRPr="00F57636">
        <w:rPr>
          <w:rFonts w:ascii="Minion Pro" w:hAnsi="Minion Pro"/>
          <w:sz w:val="22"/>
          <w:szCs w:val="22"/>
        </w:rPr>
        <w:t>was involved in</w:t>
      </w:r>
      <w:r w:rsidR="004032EC" w:rsidRPr="00F57636">
        <w:rPr>
          <w:rFonts w:ascii="Minion Pro" w:hAnsi="Minion Pro"/>
          <w:sz w:val="22"/>
          <w:szCs w:val="22"/>
        </w:rPr>
        <w:t xml:space="preserve"> symbiotic interactions with fungi.</w:t>
      </w:r>
      <w:r w:rsidRPr="00F57636">
        <w:rPr>
          <w:rFonts w:ascii="Minion Pro" w:hAnsi="Minion Pro"/>
          <w:sz w:val="22"/>
          <w:szCs w:val="22"/>
        </w:rPr>
        <w:t xml:space="preserve"> </w:t>
      </w:r>
      <w:r w:rsidR="004032EC" w:rsidRPr="00F57636">
        <w:rPr>
          <w:rFonts w:ascii="Minion Pro" w:hAnsi="Minion Pro"/>
          <w:sz w:val="22"/>
          <w:szCs w:val="22"/>
        </w:rPr>
        <w:t>This result is in accordance with evidence from the fossil record (</w:t>
      </w:r>
      <w:proofErr w:type="spellStart"/>
      <w:r w:rsidR="004032EC" w:rsidRPr="00F57636">
        <w:rPr>
          <w:rFonts w:ascii="Minion Pro" w:hAnsi="Minion Pro"/>
          <w:sz w:val="22"/>
          <w:szCs w:val="22"/>
        </w:rPr>
        <w:t>Strullu-Derrien</w:t>
      </w:r>
      <w:proofErr w:type="spellEnd"/>
      <w:r w:rsidR="004032EC" w:rsidRPr="00F57636">
        <w:rPr>
          <w:rFonts w:ascii="Minion Pro" w:hAnsi="Minion Pro"/>
          <w:sz w:val="22"/>
          <w:szCs w:val="22"/>
        </w:rPr>
        <w:t xml:space="preserve"> et al. 2014) and genomics </w:t>
      </w:r>
      <w:r w:rsidR="004032EC" w:rsidRPr="00F57636">
        <w:rPr>
          <w:rFonts w:ascii="Minion Pro" w:hAnsi="Minion Pro"/>
          <w:sz w:val="22"/>
          <w:szCs w:val="22"/>
        </w:rPr>
        <w:lastRenderedPageBreak/>
        <w:t>(</w:t>
      </w:r>
      <w:proofErr w:type="spellStart"/>
      <w:r w:rsidR="004032EC" w:rsidRPr="00F57636">
        <w:rPr>
          <w:rFonts w:ascii="Minion Pro" w:hAnsi="Minion Pro"/>
          <w:sz w:val="22"/>
          <w:szCs w:val="22"/>
        </w:rPr>
        <w:t>Karandashov</w:t>
      </w:r>
      <w:proofErr w:type="spellEnd"/>
      <w:r w:rsidR="004032EC" w:rsidRPr="00F57636">
        <w:rPr>
          <w:rFonts w:ascii="Minion Pro" w:hAnsi="Minion Pro"/>
          <w:sz w:val="22"/>
          <w:szCs w:val="22"/>
        </w:rPr>
        <w:t xml:space="preserve"> et al. 2004; Wang e</w:t>
      </w:r>
      <w:r w:rsidR="0026301F" w:rsidRPr="00F57636">
        <w:rPr>
          <w:rFonts w:ascii="Minion Pro" w:hAnsi="Minion Pro"/>
          <w:sz w:val="22"/>
          <w:szCs w:val="22"/>
        </w:rPr>
        <w:t>t</w:t>
      </w:r>
      <w:r w:rsidR="002C2C7B" w:rsidRPr="00F57636">
        <w:rPr>
          <w:rFonts w:ascii="Minion Pro" w:hAnsi="Minion Pro"/>
          <w:sz w:val="22"/>
          <w:szCs w:val="22"/>
        </w:rPr>
        <w:t xml:space="preserve"> al. 2010; </w:t>
      </w:r>
      <w:proofErr w:type="spellStart"/>
      <w:r w:rsidR="002C2C7B" w:rsidRPr="00F57636">
        <w:rPr>
          <w:rFonts w:ascii="Minion Pro" w:hAnsi="Minion Pro"/>
          <w:sz w:val="22"/>
          <w:szCs w:val="22"/>
        </w:rPr>
        <w:t>Delaux</w:t>
      </w:r>
      <w:proofErr w:type="spellEnd"/>
      <w:r w:rsidR="002C2C7B" w:rsidRPr="00F57636">
        <w:rPr>
          <w:rFonts w:ascii="Minion Pro" w:hAnsi="Minion Pro"/>
          <w:sz w:val="22"/>
          <w:szCs w:val="22"/>
        </w:rPr>
        <w:t xml:space="preserve"> et al. 2015). For the</w:t>
      </w:r>
      <w:r w:rsidR="0026301F" w:rsidRPr="00F57636">
        <w:rPr>
          <w:rFonts w:ascii="Minion Pro" w:hAnsi="Minion Pro"/>
          <w:sz w:val="22"/>
          <w:szCs w:val="22"/>
        </w:rPr>
        <w:t xml:space="preserve"> </w:t>
      </w:r>
      <w:ins w:id="125" w:author="Vos, R.A." w:date="2017-10-05T14:58:00Z">
        <w:r w:rsidR="000332DD" w:rsidRPr="00F57636">
          <w:rPr>
            <w:rFonts w:ascii="Minion Pro" w:hAnsi="Minion Pro"/>
            <w:sz w:val="22"/>
            <w:szCs w:val="22"/>
          </w:rPr>
          <w:t xml:space="preserve">small, rootless, leafless plants with simple rhizoid-based absorbing systems </w:t>
        </w:r>
      </w:ins>
      <w:del w:id="126" w:author="Vos, R.A." w:date="2017-10-05T14:58:00Z">
        <w:r w:rsidR="0026301F" w:rsidRPr="00F57636" w:rsidDel="004F55C5">
          <w:rPr>
            <w:rFonts w:ascii="Minion Pro" w:hAnsi="Minion Pro"/>
            <w:sz w:val="22"/>
            <w:szCs w:val="22"/>
          </w:rPr>
          <w:delText xml:space="preserve">herbaceous vegetation </w:delText>
        </w:r>
      </w:del>
      <w:r w:rsidR="0026301F" w:rsidRPr="00F57636">
        <w:rPr>
          <w:rFonts w:ascii="Minion Pro" w:hAnsi="Minion Pro"/>
          <w:sz w:val="22"/>
          <w:szCs w:val="22"/>
        </w:rPr>
        <w:t xml:space="preserve">that </w:t>
      </w:r>
      <w:r w:rsidR="002C2C7B" w:rsidRPr="00F57636">
        <w:rPr>
          <w:rFonts w:ascii="Minion Pro" w:hAnsi="Minion Pro"/>
          <w:sz w:val="22"/>
          <w:szCs w:val="22"/>
        </w:rPr>
        <w:t>started colonizing the land</w:t>
      </w:r>
      <w:r w:rsidR="0026301F" w:rsidRPr="00F57636">
        <w:rPr>
          <w:rFonts w:ascii="Minion Pro" w:hAnsi="Minion Pro"/>
          <w:sz w:val="22"/>
          <w:szCs w:val="22"/>
        </w:rPr>
        <w:t xml:space="preserve">, </w:t>
      </w:r>
      <w:del w:id="127" w:author="Vos, R.A." w:date="2017-10-05T14:58:00Z">
        <w:r w:rsidR="0026301F" w:rsidRPr="00F57636" w:rsidDel="004F55C5">
          <w:rPr>
            <w:rFonts w:ascii="Minion Pro" w:hAnsi="Minion Pro"/>
            <w:sz w:val="22"/>
            <w:szCs w:val="22"/>
          </w:rPr>
          <w:delText>characterized by</w:delText>
        </w:r>
        <w:r w:rsidR="0026301F" w:rsidRPr="00F57636" w:rsidDel="000332DD">
          <w:rPr>
            <w:rFonts w:ascii="Minion Pro" w:hAnsi="Minion Pro"/>
            <w:sz w:val="22"/>
            <w:szCs w:val="22"/>
          </w:rPr>
          <w:delText xml:space="preserve"> small, rootless, leafless plants with simple rhizoid-based absorbing systems</w:delText>
        </w:r>
        <w:r w:rsidR="0026301F" w:rsidRPr="00F57636" w:rsidDel="004F55C5">
          <w:rPr>
            <w:rFonts w:ascii="Minion Pro" w:hAnsi="Minion Pro"/>
            <w:sz w:val="22"/>
            <w:szCs w:val="22"/>
          </w:rPr>
          <w:delText xml:space="preserve">, </w:delText>
        </w:r>
        <w:r w:rsidR="002C2C7B" w:rsidRPr="00F57636" w:rsidDel="004F55C5">
          <w:rPr>
            <w:rFonts w:ascii="Minion Pro" w:hAnsi="Minion Pro"/>
            <w:sz w:val="22"/>
            <w:szCs w:val="22"/>
          </w:rPr>
          <w:delText>this</w:delText>
        </w:r>
      </w:del>
      <w:ins w:id="128" w:author="Vos, R.A." w:date="2017-10-05T14:58:00Z">
        <w:r w:rsidR="004F55C5">
          <w:rPr>
            <w:rFonts w:ascii="Minion Pro" w:hAnsi="Minion Pro"/>
            <w:sz w:val="22"/>
            <w:szCs w:val="22"/>
          </w:rPr>
          <w:t>the</w:t>
        </w:r>
      </w:ins>
      <w:r w:rsidR="002C2C7B" w:rsidRPr="00F57636">
        <w:rPr>
          <w:rFonts w:ascii="Minion Pro" w:hAnsi="Minion Pro"/>
          <w:sz w:val="22"/>
          <w:szCs w:val="22"/>
        </w:rPr>
        <w:t xml:space="preserve"> alliance with fungi is hypothesized to </w:t>
      </w:r>
      <w:r w:rsidR="00C511B9" w:rsidRPr="00F57636">
        <w:rPr>
          <w:rFonts w:ascii="Minion Pro" w:hAnsi="Minion Pro"/>
          <w:sz w:val="22"/>
          <w:szCs w:val="22"/>
        </w:rPr>
        <w:t xml:space="preserve">have </w:t>
      </w:r>
      <w:r w:rsidR="002C2C7B" w:rsidRPr="00F57636">
        <w:rPr>
          <w:rFonts w:ascii="Minion Pro" w:hAnsi="Minion Pro"/>
          <w:sz w:val="22"/>
          <w:szCs w:val="22"/>
        </w:rPr>
        <w:t>be</w:t>
      </w:r>
      <w:r w:rsidR="00C511B9" w:rsidRPr="00F57636">
        <w:rPr>
          <w:rFonts w:ascii="Minion Pro" w:hAnsi="Minion Pro"/>
          <w:sz w:val="22"/>
          <w:szCs w:val="22"/>
        </w:rPr>
        <w:t>en</w:t>
      </w:r>
      <w:r w:rsidR="002C2C7B" w:rsidRPr="00F57636">
        <w:rPr>
          <w:rFonts w:ascii="Minion Pro" w:hAnsi="Minion Pro"/>
          <w:sz w:val="22"/>
          <w:szCs w:val="22"/>
        </w:rPr>
        <w:t xml:space="preserve"> essential in overcoming major issues of nutrient and water limitation in the absence of existing soil</w:t>
      </w:r>
      <w:ins w:id="129" w:author="Vos, R.A." w:date="2017-10-05T14:58:00Z">
        <w:r w:rsidR="004F55C5">
          <w:rPr>
            <w:rFonts w:ascii="Minion Pro" w:hAnsi="Minion Pro"/>
            <w:sz w:val="22"/>
            <w:szCs w:val="22"/>
          </w:rPr>
          <w:t>s</w:t>
        </w:r>
      </w:ins>
      <w:r w:rsidR="002C2C7B" w:rsidRPr="00F57636">
        <w:rPr>
          <w:rFonts w:ascii="Minion Pro" w:hAnsi="Minion Pro"/>
          <w:sz w:val="22"/>
          <w:szCs w:val="22"/>
        </w:rPr>
        <w:t xml:space="preserve"> (</w:t>
      </w:r>
      <w:proofErr w:type="spellStart"/>
      <w:r w:rsidR="002C2C7B" w:rsidRPr="00F57636">
        <w:rPr>
          <w:rFonts w:ascii="Minion Pro" w:hAnsi="Minion Pro"/>
          <w:sz w:val="22"/>
          <w:szCs w:val="22"/>
        </w:rPr>
        <w:t>Kenrick</w:t>
      </w:r>
      <w:proofErr w:type="spellEnd"/>
      <w:r w:rsidR="002C2C7B" w:rsidRPr="00F57636">
        <w:rPr>
          <w:rFonts w:ascii="Minion Pro" w:hAnsi="Minion Pro"/>
          <w:sz w:val="22"/>
          <w:szCs w:val="22"/>
        </w:rPr>
        <w:t xml:space="preserve"> &amp; Crane 1997; </w:t>
      </w:r>
      <w:proofErr w:type="spellStart"/>
      <w:r w:rsidR="002C2C7B" w:rsidRPr="00F57636">
        <w:rPr>
          <w:rFonts w:ascii="Minion Pro" w:hAnsi="Minion Pro"/>
          <w:sz w:val="22"/>
          <w:szCs w:val="22"/>
        </w:rPr>
        <w:t>Kenrick</w:t>
      </w:r>
      <w:proofErr w:type="spellEnd"/>
      <w:r w:rsidR="002C2C7B" w:rsidRPr="00F57636">
        <w:rPr>
          <w:rFonts w:ascii="Minion Pro" w:hAnsi="Minion Pro"/>
          <w:sz w:val="22"/>
          <w:szCs w:val="22"/>
        </w:rPr>
        <w:t xml:space="preserve"> &amp; </w:t>
      </w:r>
      <w:proofErr w:type="spellStart"/>
      <w:r w:rsidR="002C2C7B" w:rsidRPr="00F57636">
        <w:rPr>
          <w:rFonts w:ascii="Minion Pro" w:hAnsi="Minion Pro"/>
          <w:sz w:val="22"/>
          <w:szCs w:val="22"/>
        </w:rPr>
        <w:t>Strullu-Derrien</w:t>
      </w:r>
      <w:proofErr w:type="spellEnd"/>
      <w:r w:rsidR="002C2C7B" w:rsidRPr="00F57636">
        <w:rPr>
          <w:rFonts w:ascii="Minion Pro" w:hAnsi="Minion Pro"/>
          <w:sz w:val="22"/>
          <w:szCs w:val="22"/>
        </w:rPr>
        <w:t xml:space="preserve"> 2014</w:t>
      </w:r>
      <w:r w:rsidR="005A3444" w:rsidRPr="00F57636">
        <w:rPr>
          <w:rFonts w:ascii="Minion Pro" w:hAnsi="Minion Pro"/>
          <w:sz w:val="22"/>
          <w:szCs w:val="22"/>
        </w:rPr>
        <w:t xml:space="preserve">). </w:t>
      </w:r>
      <w:del w:id="130" w:author="Vos, R.A." w:date="2017-10-05T14:59:00Z">
        <w:r w:rsidR="00D84AC9" w:rsidRPr="00F57636" w:rsidDel="004F55C5">
          <w:rPr>
            <w:rFonts w:ascii="Minion Pro" w:hAnsi="Minion Pro"/>
            <w:sz w:val="22"/>
            <w:szCs w:val="22"/>
          </w:rPr>
          <w:delText>Importantly, o</w:delText>
        </w:r>
      </w:del>
      <w:ins w:id="131" w:author="Vos, R.A." w:date="2017-10-05T14:59:00Z">
        <w:r w:rsidR="004F55C5">
          <w:rPr>
            <w:rFonts w:ascii="Minion Pro" w:hAnsi="Minion Pro"/>
            <w:sz w:val="22"/>
            <w:szCs w:val="22"/>
          </w:rPr>
          <w:t>O</w:t>
        </w:r>
      </w:ins>
      <w:r w:rsidR="00D84AC9" w:rsidRPr="00F57636">
        <w:rPr>
          <w:rFonts w:ascii="Minion Pro" w:hAnsi="Minion Pro"/>
          <w:sz w:val="22"/>
          <w:szCs w:val="22"/>
        </w:rPr>
        <w:t>ur</w:t>
      </w:r>
      <w:r w:rsidR="005A3444" w:rsidRPr="00F57636">
        <w:rPr>
          <w:rFonts w:ascii="Minion Pro" w:hAnsi="Minion Pro"/>
          <w:sz w:val="22"/>
          <w:szCs w:val="22"/>
        </w:rPr>
        <w:t xml:space="preserve"> analyses suggest </w:t>
      </w:r>
      <w:r w:rsidR="00C511B9" w:rsidRPr="00F57636">
        <w:rPr>
          <w:rFonts w:ascii="Minion Pro" w:hAnsi="Minion Pro"/>
          <w:sz w:val="22"/>
          <w:szCs w:val="22"/>
        </w:rPr>
        <w:t xml:space="preserve">that </w:t>
      </w:r>
      <w:r w:rsidR="005A3444" w:rsidRPr="00F57636">
        <w:rPr>
          <w:rFonts w:ascii="Minion Pro" w:hAnsi="Minion Pro"/>
          <w:sz w:val="22"/>
          <w:szCs w:val="22"/>
        </w:rPr>
        <w:t xml:space="preserve">the fungal associates of these earliest land plants </w:t>
      </w:r>
      <w:r w:rsidR="00C511B9" w:rsidRPr="00F57636">
        <w:rPr>
          <w:rFonts w:ascii="Minion Pro" w:hAnsi="Minion Pro"/>
          <w:sz w:val="22"/>
          <w:szCs w:val="22"/>
        </w:rPr>
        <w:t xml:space="preserve">most likely </w:t>
      </w:r>
      <w:r w:rsidR="005A3444" w:rsidRPr="00F57636">
        <w:rPr>
          <w:rFonts w:ascii="Minion Pro" w:hAnsi="Minion Pro"/>
          <w:sz w:val="22"/>
          <w:szCs w:val="22"/>
        </w:rPr>
        <w:t>belonged to Mucoromycotina, and not Glomeromycota</w:t>
      </w:r>
      <w:ins w:id="132" w:author="Vos, R.A." w:date="2017-10-05T14:59:00Z">
        <w:r w:rsidR="004F55C5">
          <w:rPr>
            <w:rFonts w:ascii="Minion Pro" w:hAnsi="Minion Pro"/>
            <w:sz w:val="22"/>
            <w:szCs w:val="22"/>
          </w:rPr>
          <w:t>,</w:t>
        </w:r>
      </w:ins>
      <w:r w:rsidR="005A3444" w:rsidRPr="00F57636">
        <w:rPr>
          <w:rFonts w:ascii="Minion Pro" w:hAnsi="Minion Pro"/>
          <w:sz w:val="22"/>
          <w:szCs w:val="22"/>
        </w:rPr>
        <w:t xml:space="preserve"> as </w:t>
      </w:r>
      <w:commentRangeStart w:id="133"/>
      <w:del w:id="134" w:author="Vos, R.A." w:date="2017-10-05T14:59:00Z">
        <w:r w:rsidR="005A3444" w:rsidRPr="00F57636" w:rsidDel="004F55C5">
          <w:rPr>
            <w:rFonts w:ascii="Minion Pro" w:hAnsi="Minion Pro"/>
            <w:sz w:val="22"/>
            <w:szCs w:val="22"/>
          </w:rPr>
          <w:delText xml:space="preserve">previously </w:delText>
        </w:r>
      </w:del>
      <w:ins w:id="135" w:author="Vos, R.A." w:date="2017-10-05T14:59:00Z">
        <w:r w:rsidR="004F55C5">
          <w:rPr>
            <w:rFonts w:ascii="Minion Pro" w:hAnsi="Minion Pro"/>
            <w:sz w:val="22"/>
            <w:szCs w:val="22"/>
          </w:rPr>
          <w:t>commonly</w:t>
        </w:r>
        <w:r w:rsidR="004F55C5" w:rsidRPr="00F57636">
          <w:rPr>
            <w:rFonts w:ascii="Minion Pro" w:hAnsi="Minion Pro"/>
            <w:sz w:val="22"/>
            <w:szCs w:val="22"/>
          </w:rPr>
          <w:t xml:space="preserve"> </w:t>
        </w:r>
        <w:commentRangeEnd w:id="133"/>
        <w:r w:rsidR="004F55C5">
          <w:rPr>
            <w:rStyle w:val="Verwijzingopmerking"/>
            <w:rFonts w:asciiTheme="minorHAnsi" w:hAnsiTheme="minorHAnsi" w:cstheme="minorBidi"/>
            <w:lang w:val="nl-NL" w:eastAsia="nl-NL"/>
          </w:rPr>
          <w:commentReference w:id="133"/>
        </w:r>
      </w:ins>
      <w:r w:rsidR="00C8447B" w:rsidRPr="00F57636">
        <w:rPr>
          <w:rFonts w:ascii="Minion Pro" w:hAnsi="Minion Pro"/>
          <w:sz w:val="22"/>
          <w:szCs w:val="22"/>
        </w:rPr>
        <w:t>assumed (</w:t>
      </w:r>
      <w:proofErr w:type="spellStart"/>
      <w:r w:rsidR="00C8447B" w:rsidRPr="00F57636">
        <w:rPr>
          <w:rFonts w:ascii="Minion Pro" w:hAnsi="Minion Pro"/>
          <w:sz w:val="22"/>
          <w:szCs w:val="22"/>
        </w:rPr>
        <w:t>Parniske</w:t>
      </w:r>
      <w:proofErr w:type="spellEnd"/>
      <w:r w:rsidR="00C8447B" w:rsidRPr="00F57636">
        <w:rPr>
          <w:rFonts w:ascii="Minion Pro" w:hAnsi="Minion Pro"/>
          <w:sz w:val="22"/>
          <w:szCs w:val="22"/>
        </w:rPr>
        <w:t xml:space="preserve"> 2008; Smith &amp; read 2008). An </w:t>
      </w:r>
      <w:r w:rsidR="000B6D8C" w:rsidRPr="00F57636">
        <w:rPr>
          <w:rFonts w:ascii="Minion Pro" w:hAnsi="Minion Pro"/>
          <w:sz w:val="22"/>
          <w:szCs w:val="22"/>
        </w:rPr>
        <w:t xml:space="preserve">exclusive </w:t>
      </w:r>
      <w:r w:rsidR="00C8447B" w:rsidRPr="00F57636">
        <w:rPr>
          <w:rFonts w:ascii="Minion Pro" w:hAnsi="Minion Pro"/>
          <w:sz w:val="22"/>
          <w:szCs w:val="22"/>
        </w:rPr>
        <w:t xml:space="preserve">association with Mucoromycotina for the root of the land plants </w:t>
      </w:r>
      <w:commentRangeStart w:id="137"/>
      <w:r w:rsidR="00C8447B" w:rsidRPr="00F57636">
        <w:rPr>
          <w:rFonts w:ascii="Minion Pro" w:hAnsi="Minion Pro"/>
          <w:sz w:val="22"/>
          <w:szCs w:val="22"/>
        </w:rPr>
        <w:t xml:space="preserve">received the </w:t>
      </w:r>
      <w:r w:rsidR="0007429C" w:rsidRPr="00F57636">
        <w:rPr>
          <w:rFonts w:ascii="Minion Pro" w:hAnsi="Minion Pro"/>
          <w:sz w:val="22"/>
          <w:szCs w:val="22"/>
        </w:rPr>
        <w:t>highest</w:t>
      </w:r>
      <w:r w:rsidR="00C8447B" w:rsidRPr="00F57636">
        <w:rPr>
          <w:rFonts w:ascii="Minion Pro" w:hAnsi="Minion Pro"/>
          <w:sz w:val="22"/>
          <w:szCs w:val="22"/>
        </w:rPr>
        <w:t xml:space="preserve"> support of all possible mycorrhizal </w:t>
      </w:r>
      <w:r w:rsidR="009D6FD3" w:rsidRPr="00F57636">
        <w:rPr>
          <w:rFonts w:ascii="Minion Pro" w:hAnsi="Minion Pro"/>
          <w:sz w:val="22"/>
          <w:szCs w:val="22"/>
        </w:rPr>
        <w:t>repertoires</w:t>
      </w:r>
      <w:r w:rsidR="00C8447B" w:rsidRPr="00F57636">
        <w:rPr>
          <w:rFonts w:ascii="Minion Pro" w:hAnsi="Minion Pro"/>
          <w:sz w:val="22"/>
          <w:szCs w:val="22"/>
        </w:rPr>
        <w:t xml:space="preserve">, </w:t>
      </w:r>
      <w:r w:rsidR="009D6FD3" w:rsidRPr="00F57636">
        <w:rPr>
          <w:rFonts w:ascii="Minion Pro" w:hAnsi="Minion Pro"/>
          <w:sz w:val="22"/>
          <w:szCs w:val="22"/>
        </w:rPr>
        <w:t xml:space="preserve">for </w:t>
      </w:r>
      <w:commentRangeStart w:id="138"/>
      <w:r w:rsidR="009D6FD3" w:rsidRPr="00F57636">
        <w:rPr>
          <w:rFonts w:ascii="Minion Pro" w:hAnsi="Minion Pro"/>
          <w:sz w:val="22"/>
          <w:szCs w:val="22"/>
        </w:rPr>
        <w:t>all hypotheses</w:t>
      </w:r>
      <w:commentRangeEnd w:id="138"/>
      <w:r w:rsidR="00CA2229">
        <w:rPr>
          <w:rStyle w:val="Verwijzingopmerking"/>
          <w:rFonts w:asciiTheme="minorHAnsi" w:hAnsiTheme="minorHAnsi" w:cstheme="minorBidi"/>
          <w:lang w:val="nl-NL" w:eastAsia="nl-NL"/>
        </w:rPr>
        <w:commentReference w:id="138"/>
      </w:r>
      <w:r w:rsidR="00C8447B" w:rsidRPr="00F57636">
        <w:rPr>
          <w:rFonts w:ascii="Minion Pro" w:hAnsi="Minion Pro"/>
          <w:sz w:val="22"/>
          <w:szCs w:val="22"/>
        </w:rPr>
        <w:t xml:space="preserve"> of the relationships between the main land plant lineages. </w:t>
      </w:r>
      <w:commentRangeEnd w:id="137"/>
      <w:r w:rsidR="00261C8E" w:rsidRPr="00F57636">
        <w:rPr>
          <w:rStyle w:val="Verwijzingopmerking"/>
          <w:rFonts w:asciiTheme="minorHAnsi" w:hAnsiTheme="minorHAnsi" w:cstheme="minorBidi"/>
          <w:lang w:eastAsia="nl-NL"/>
        </w:rPr>
        <w:commentReference w:id="137"/>
      </w:r>
      <w:r w:rsidR="00C8447B" w:rsidRPr="00F57636">
        <w:rPr>
          <w:rFonts w:ascii="Minion Pro" w:hAnsi="Minion Pro"/>
          <w:sz w:val="22"/>
          <w:szCs w:val="22"/>
        </w:rPr>
        <w:t xml:space="preserve">Furthermore, our </w:t>
      </w:r>
      <w:del w:id="139" w:author="Vos, R.A." w:date="2017-10-05T15:36:00Z">
        <w:r w:rsidR="00C8447B" w:rsidRPr="00F57636" w:rsidDel="000A339A">
          <w:rPr>
            <w:rFonts w:ascii="Minion Pro" w:hAnsi="Minion Pro"/>
            <w:sz w:val="22"/>
            <w:szCs w:val="22"/>
          </w:rPr>
          <w:delText xml:space="preserve">explicit </w:delText>
        </w:r>
      </w:del>
      <w:r w:rsidR="00C8447B" w:rsidRPr="00F57636">
        <w:rPr>
          <w:rFonts w:ascii="Minion Pro" w:hAnsi="Minion Pro"/>
          <w:sz w:val="22"/>
          <w:szCs w:val="22"/>
        </w:rPr>
        <w:t xml:space="preserve">hypothesis </w:t>
      </w:r>
      <w:r w:rsidR="0007429C" w:rsidRPr="00F57636">
        <w:rPr>
          <w:rFonts w:ascii="Minion Pro" w:hAnsi="Minion Pro"/>
          <w:sz w:val="22"/>
          <w:szCs w:val="22"/>
        </w:rPr>
        <w:t xml:space="preserve">tests supported </w:t>
      </w:r>
      <w:r w:rsidR="00C8447B" w:rsidRPr="00F57636">
        <w:rPr>
          <w:rFonts w:ascii="Minion Pro" w:hAnsi="Minion Pro"/>
          <w:sz w:val="22"/>
          <w:szCs w:val="22"/>
        </w:rPr>
        <w:t xml:space="preserve">Mucoromycotina </w:t>
      </w:r>
      <w:r w:rsidR="0007429C" w:rsidRPr="00F57636">
        <w:rPr>
          <w:rFonts w:ascii="Minion Pro" w:hAnsi="Minion Pro"/>
          <w:sz w:val="22"/>
          <w:szCs w:val="22"/>
        </w:rPr>
        <w:t xml:space="preserve">over Glomeromycota as the initial gain for the most recent common ancestor of the land plants. </w:t>
      </w:r>
      <w:r w:rsidR="00003DF9" w:rsidRPr="00F57636">
        <w:rPr>
          <w:rFonts w:ascii="Minion Pro" w:hAnsi="Minion Pro"/>
          <w:sz w:val="22"/>
          <w:szCs w:val="22"/>
        </w:rPr>
        <w:t>However, our reconstructions also suggest that a repertoire comprising both Mucoromycotina and Glomeromycotina</w:t>
      </w:r>
      <w:r w:rsidR="009D6FD3" w:rsidRPr="00F57636">
        <w:rPr>
          <w:rFonts w:ascii="Minion Pro" w:hAnsi="Minion Pro"/>
          <w:sz w:val="22"/>
          <w:szCs w:val="22"/>
        </w:rPr>
        <w:t xml:space="preserve"> cannot be ruled out, and we find high rates for transitions in which Glomeromycota are gained and lost in combination with Mucoromycotina (Figure 2), suggesting a versatile scenario for the evolution of association with bot</w:t>
      </w:r>
      <w:ins w:id="140" w:author="Vos, R.A." w:date="2017-10-05T15:38:00Z">
        <w:r w:rsidR="000A339A">
          <w:rPr>
            <w:rFonts w:ascii="Minion Pro" w:hAnsi="Minion Pro"/>
            <w:sz w:val="22"/>
            <w:szCs w:val="22"/>
          </w:rPr>
          <w:t>h</w:t>
        </w:r>
      </w:ins>
      <w:r w:rsidR="009D6FD3" w:rsidRPr="00F57636">
        <w:rPr>
          <w:rFonts w:ascii="Minion Pro" w:hAnsi="Minion Pro"/>
          <w:sz w:val="22"/>
          <w:szCs w:val="22"/>
        </w:rPr>
        <w:t xml:space="preserve"> groups. </w:t>
      </w:r>
    </w:p>
    <w:p w14:paraId="39FABB2E" w14:textId="77777777" w:rsidR="000A339A" w:rsidRDefault="000A339A" w:rsidP="00F57636">
      <w:pPr>
        <w:spacing w:line="288" w:lineRule="auto"/>
        <w:rPr>
          <w:ins w:id="141" w:author="Vos, R.A." w:date="2017-10-05T15:38:00Z"/>
          <w:rFonts w:ascii="Minion Pro" w:hAnsi="Minion Pro"/>
          <w:sz w:val="22"/>
          <w:szCs w:val="22"/>
        </w:rPr>
      </w:pPr>
    </w:p>
    <w:p w14:paraId="4AE6C0C9" w14:textId="77777777" w:rsidR="00EA07A9" w:rsidRDefault="0007429C" w:rsidP="00F57636">
      <w:pPr>
        <w:spacing w:line="288" w:lineRule="auto"/>
        <w:rPr>
          <w:ins w:id="142" w:author="Vos, R.A." w:date="2017-10-05T15:44:00Z"/>
          <w:rFonts w:ascii="Minion Pro" w:hAnsi="Minion Pro"/>
          <w:sz w:val="22"/>
          <w:szCs w:val="22"/>
        </w:rPr>
      </w:pPr>
      <w:r w:rsidRPr="00F57636">
        <w:rPr>
          <w:rFonts w:ascii="Minion Pro" w:hAnsi="Minion Pro"/>
          <w:sz w:val="22"/>
          <w:szCs w:val="22"/>
        </w:rPr>
        <w:t>Muc</w:t>
      </w:r>
      <w:r w:rsidR="00A7150C" w:rsidRPr="00F57636">
        <w:rPr>
          <w:rFonts w:ascii="Minion Pro" w:hAnsi="Minion Pro"/>
          <w:sz w:val="22"/>
          <w:szCs w:val="22"/>
        </w:rPr>
        <w:t>o</w:t>
      </w:r>
      <w:r w:rsidRPr="00F57636">
        <w:rPr>
          <w:rFonts w:ascii="Minion Pro" w:hAnsi="Minion Pro"/>
          <w:sz w:val="22"/>
          <w:szCs w:val="22"/>
        </w:rPr>
        <w:t>romyc</w:t>
      </w:r>
      <w:r w:rsidR="00D84AC9" w:rsidRPr="00F57636">
        <w:rPr>
          <w:rFonts w:ascii="Minion Pro" w:hAnsi="Minion Pro"/>
          <w:sz w:val="22"/>
          <w:szCs w:val="22"/>
        </w:rPr>
        <w:t>o</w:t>
      </w:r>
      <w:r w:rsidRPr="00F57636">
        <w:rPr>
          <w:rFonts w:ascii="Minion Pro" w:hAnsi="Minion Pro"/>
          <w:sz w:val="22"/>
          <w:szCs w:val="22"/>
        </w:rPr>
        <w:t xml:space="preserve">tina have been recorded in the rhizoids </w:t>
      </w:r>
      <w:r w:rsidR="00003DF9" w:rsidRPr="00F57636">
        <w:rPr>
          <w:rFonts w:ascii="Minion Pro" w:hAnsi="Minion Pro"/>
          <w:sz w:val="22"/>
          <w:szCs w:val="22"/>
        </w:rPr>
        <w:t xml:space="preserve">and roots </w:t>
      </w:r>
      <w:r w:rsidRPr="00F57636">
        <w:rPr>
          <w:rFonts w:ascii="Minion Pro" w:hAnsi="Minion Pro"/>
          <w:sz w:val="22"/>
          <w:szCs w:val="22"/>
        </w:rPr>
        <w:t>of extant liverwor</w:t>
      </w:r>
      <w:r w:rsidR="005173F1" w:rsidRPr="00F57636">
        <w:rPr>
          <w:rFonts w:ascii="Minion Pro" w:hAnsi="Minion Pro"/>
          <w:sz w:val="22"/>
          <w:szCs w:val="22"/>
        </w:rPr>
        <w:t xml:space="preserve">ts, </w:t>
      </w:r>
      <w:r w:rsidRPr="00F57636">
        <w:rPr>
          <w:rFonts w:ascii="Minion Pro" w:hAnsi="Minion Pro"/>
          <w:sz w:val="22"/>
          <w:szCs w:val="22"/>
        </w:rPr>
        <w:t>hornworts</w:t>
      </w:r>
      <w:r w:rsidR="005173F1" w:rsidRPr="00F57636">
        <w:rPr>
          <w:rFonts w:ascii="Minion Pro" w:hAnsi="Minion Pro"/>
          <w:sz w:val="22"/>
          <w:szCs w:val="22"/>
        </w:rPr>
        <w:t>, lycophytes, and ferns</w:t>
      </w:r>
      <w:r w:rsidR="00003DF9" w:rsidRPr="00F57636">
        <w:rPr>
          <w:rFonts w:ascii="Minion Pro" w:hAnsi="Minion Pro"/>
          <w:sz w:val="22"/>
          <w:szCs w:val="22"/>
        </w:rPr>
        <w:t xml:space="preserve">, but except for the liverwort lineage </w:t>
      </w:r>
      <w:proofErr w:type="spellStart"/>
      <w:r w:rsidR="00003DF9" w:rsidRPr="00F57636">
        <w:rPr>
          <w:rFonts w:ascii="Minion Pro" w:hAnsi="Minion Pro"/>
          <w:sz w:val="22"/>
          <w:szCs w:val="22"/>
        </w:rPr>
        <w:t>Haplomitriopsida</w:t>
      </w:r>
      <w:proofErr w:type="spellEnd"/>
      <w:r w:rsidR="00003DF9" w:rsidRPr="00F57636">
        <w:rPr>
          <w:rFonts w:ascii="Minion Pro" w:hAnsi="Minion Pro"/>
          <w:sz w:val="22"/>
          <w:szCs w:val="22"/>
        </w:rPr>
        <w:t xml:space="preserve"> </w:t>
      </w:r>
      <w:r w:rsidR="004D5FDD" w:rsidRPr="00F57636">
        <w:rPr>
          <w:rFonts w:ascii="Minion Pro" w:hAnsi="Minion Pro"/>
          <w:sz w:val="22"/>
          <w:szCs w:val="22"/>
        </w:rPr>
        <w:t xml:space="preserve">they were always found </w:t>
      </w:r>
      <w:r w:rsidR="00003DF9" w:rsidRPr="00F57636">
        <w:rPr>
          <w:rFonts w:ascii="Minion Pro" w:hAnsi="Minion Pro"/>
          <w:sz w:val="22"/>
          <w:szCs w:val="22"/>
        </w:rPr>
        <w:t>s</w:t>
      </w:r>
      <w:r w:rsidR="00A7150C" w:rsidRPr="00F57636">
        <w:rPr>
          <w:rFonts w:ascii="Minion Pro" w:hAnsi="Minion Pro"/>
          <w:sz w:val="22"/>
          <w:szCs w:val="22"/>
        </w:rPr>
        <w:t>imultaneously with Glomeromycotina</w:t>
      </w:r>
      <w:r w:rsidR="00003DF9" w:rsidRPr="00F57636">
        <w:rPr>
          <w:rFonts w:ascii="Minion Pro" w:hAnsi="Minion Pro"/>
          <w:sz w:val="22"/>
          <w:szCs w:val="22"/>
        </w:rPr>
        <w:t xml:space="preserve"> </w:t>
      </w:r>
      <w:r w:rsidR="005173F1" w:rsidRPr="00F57636">
        <w:rPr>
          <w:rFonts w:ascii="Minion Pro" w:hAnsi="Minion Pro"/>
          <w:sz w:val="22"/>
          <w:szCs w:val="22"/>
        </w:rPr>
        <w:t>(</w:t>
      </w:r>
      <w:proofErr w:type="spellStart"/>
      <w:r w:rsidR="005173F1" w:rsidRPr="00F57636">
        <w:rPr>
          <w:rFonts w:ascii="Minion Pro" w:hAnsi="Minion Pro"/>
          <w:sz w:val="22"/>
          <w:szCs w:val="22"/>
        </w:rPr>
        <w:t>Bidartondo</w:t>
      </w:r>
      <w:proofErr w:type="spellEnd"/>
      <w:r w:rsidR="005173F1" w:rsidRPr="00F57636">
        <w:rPr>
          <w:rFonts w:ascii="Minion Pro" w:hAnsi="Minion Pro"/>
          <w:sz w:val="22"/>
          <w:szCs w:val="22"/>
        </w:rPr>
        <w:t xml:space="preserve"> et al. 2011; </w:t>
      </w:r>
      <w:proofErr w:type="spellStart"/>
      <w:r w:rsidR="005173F1" w:rsidRPr="00F57636">
        <w:rPr>
          <w:rFonts w:ascii="Minion Pro" w:hAnsi="Minion Pro"/>
          <w:sz w:val="22"/>
          <w:szCs w:val="22"/>
        </w:rPr>
        <w:t>Desiro</w:t>
      </w:r>
      <w:proofErr w:type="spellEnd"/>
      <w:r w:rsidR="005173F1" w:rsidRPr="00F57636">
        <w:rPr>
          <w:rFonts w:ascii="Minion Pro" w:hAnsi="Minion Pro"/>
          <w:sz w:val="22"/>
          <w:szCs w:val="22"/>
        </w:rPr>
        <w:t xml:space="preserve"> et al</w:t>
      </w:r>
      <w:r w:rsidR="009C3415" w:rsidRPr="00F57636">
        <w:rPr>
          <w:rFonts w:ascii="Minion Pro" w:hAnsi="Minion Pro"/>
          <w:sz w:val="22"/>
          <w:szCs w:val="22"/>
        </w:rPr>
        <w:t>. 2013;</w:t>
      </w:r>
      <w:r w:rsidR="00003DF9" w:rsidRPr="00F57636">
        <w:rPr>
          <w:rFonts w:ascii="Minion Pro" w:hAnsi="Minion Pro"/>
          <w:sz w:val="22"/>
          <w:szCs w:val="22"/>
        </w:rPr>
        <w:t xml:space="preserve"> </w:t>
      </w:r>
      <w:proofErr w:type="spellStart"/>
      <w:r w:rsidR="00003DF9" w:rsidRPr="00F57636">
        <w:rPr>
          <w:rFonts w:ascii="Minion Pro" w:hAnsi="Minion Pro"/>
          <w:sz w:val="22"/>
          <w:szCs w:val="22"/>
        </w:rPr>
        <w:t>Rimington</w:t>
      </w:r>
      <w:proofErr w:type="spellEnd"/>
      <w:r w:rsidR="00003DF9" w:rsidRPr="00F57636">
        <w:rPr>
          <w:rFonts w:ascii="Minion Pro" w:hAnsi="Minion Pro"/>
          <w:sz w:val="22"/>
          <w:szCs w:val="22"/>
        </w:rPr>
        <w:t xml:space="preserve"> et al. 2015). </w:t>
      </w:r>
      <w:r w:rsidR="0097396A" w:rsidRPr="00F57636">
        <w:rPr>
          <w:rFonts w:ascii="Minion Pro" w:hAnsi="Minion Pro"/>
          <w:sz w:val="22"/>
          <w:szCs w:val="22"/>
        </w:rPr>
        <w:t xml:space="preserve">The association with both fungal lineages was likely also present in the Devonian fossil plant </w:t>
      </w:r>
      <w:proofErr w:type="spellStart"/>
      <w:r w:rsidR="0097396A" w:rsidRPr="00F57636">
        <w:rPr>
          <w:rFonts w:ascii="Minion Pro" w:hAnsi="Minion Pro"/>
          <w:i/>
          <w:sz w:val="22"/>
          <w:szCs w:val="22"/>
        </w:rPr>
        <w:t>Horneophyton</w:t>
      </w:r>
      <w:proofErr w:type="spellEnd"/>
      <w:r w:rsidR="0097396A" w:rsidRPr="00F57636">
        <w:rPr>
          <w:rFonts w:ascii="Minion Pro" w:hAnsi="Minion Pro"/>
          <w:i/>
          <w:sz w:val="22"/>
          <w:szCs w:val="22"/>
        </w:rPr>
        <w:t xml:space="preserve"> </w:t>
      </w:r>
      <w:proofErr w:type="spellStart"/>
      <w:r w:rsidR="0097396A" w:rsidRPr="00F57636">
        <w:rPr>
          <w:rFonts w:ascii="Minion Pro" w:hAnsi="Minion Pro"/>
          <w:i/>
          <w:sz w:val="22"/>
          <w:szCs w:val="22"/>
        </w:rPr>
        <w:t>ligneri</w:t>
      </w:r>
      <w:proofErr w:type="spellEnd"/>
      <w:r w:rsidR="0097396A" w:rsidRPr="00F57636">
        <w:rPr>
          <w:rFonts w:ascii="Minion Pro" w:hAnsi="Minion Pro"/>
          <w:sz w:val="22"/>
          <w:szCs w:val="22"/>
        </w:rPr>
        <w:t xml:space="preserve"> (</w:t>
      </w:r>
      <w:proofErr w:type="spellStart"/>
      <w:r w:rsidR="0097396A" w:rsidRPr="00F57636">
        <w:rPr>
          <w:rFonts w:ascii="Minion Pro" w:hAnsi="Minion Pro"/>
          <w:sz w:val="22"/>
          <w:szCs w:val="22"/>
        </w:rPr>
        <w:t>Strullu-Derrien</w:t>
      </w:r>
      <w:proofErr w:type="spellEnd"/>
      <w:r w:rsidR="0097396A" w:rsidRPr="00F57636">
        <w:rPr>
          <w:rFonts w:ascii="Minion Pro" w:hAnsi="Minion Pro"/>
          <w:sz w:val="22"/>
          <w:szCs w:val="22"/>
        </w:rPr>
        <w:t xml:space="preserve"> et al. </w:t>
      </w:r>
      <w:r w:rsidR="00BE44FA" w:rsidRPr="00F57636">
        <w:rPr>
          <w:rFonts w:ascii="Minion Pro" w:hAnsi="Minion Pro"/>
          <w:sz w:val="22"/>
          <w:szCs w:val="22"/>
        </w:rPr>
        <w:t>2014), and Field et al. (2015)</w:t>
      </w:r>
      <w:r w:rsidR="0097396A" w:rsidRPr="00F57636">
        <w:rPr>
          <w:rFonts w:ascii="Minion Pro" w:hAnsi="Minion Pro"/>
          <w:sz w:val="22"/>
          <w:szCs w:val="22"/>
        </w:rPr>
        <w:t xml:space="preserve"> speculated that the ability to associate with more than one fungal partner was</w:t>
      </w:r>
      <w:r w:rsidR="004D5FDD" w:rsidRPr="00F57636">
        <w:rPr>
          <w:rFonts w:ascii="Minion Pro" w:hAnsi="Minion Pro"/>
          <w:sz w:val="22"/>
          <w:szCs w:val="22"/>
        </w:rPr>
        <w:t xml:space="preserve"> an ancient strategy that </w:t>
      </w:r>
      <w:r w:rsidR="0097396A" w:rsidRPr="00F57636">
        <w:rPr>
          <w:rFonts w:ascii="Minion Pro" w:hAnsi="Minion Pro"/>
          <w:sz w:val="22"/>
          <w:szCs w:val="22"/>
        </w:rPr>
        <w:t>allowed the earliest land plants to occupy highly heterog</w:t>
      </w:r>
      <w:r w:rsidR="00BE44FA" w:rsidRPr="00F57636">
        <w:rPr>
          <w:rFonts w:ascii="Minion Pro" w:hAnsi="Minion Pro"/>
          <w:sz w:val="22"/>
          <w:szCs w:val="22"/>
        </w:rPr>
        <w:t xml:space="preserve">eneous and dynamic environments. </w:t>
      </w:r>
      <w:r w:rsidR="009D6FD3" w:rsidRPr="00F57636">
        <w:rPr>
          <w:rFonts w:ascii="Minion Pro" w:hAnsi="Minion Pro"/>
          <w:sz w:val="22"/>
          <w:szCs w:val="22"/>
        </w:rPr>
        <w:t xml:space="preserve">However, </w:t>
      </w:r>
      <w:ins w:id="143" w:author="Vos, R.A." w:date="2017-10-05T15:42:00Z">
        <w:r w:rsidR="00EA07A9">
          <w:rPr>
            <w:rFonts w:ascii="Minion Pro" w:hAnsi="Minion Pro"/>
            <w:sz w:val="22"/>
            <w:szCs w:val="22"/>
          </w:rPr>
          <w:t xml:space="preserve">this plasticity appears to not be maintained: </w:t>
        </w:r>
      </w:ins>
      <w:r w:rsidR="009D6FD3" w:rsidRPr="00F57636">
        <w:rPr>
          <w:rFonts w:ascii="Minion Pro" w:hAnsi="Minion Pro"/>
          <w:sz w:val="22"/>
          <w:szCs w:val="22"/>
        </w:rPr>
        <w:t xml:space="preserve">once </w:t>
      </w:r>
      <w:del w:id="144" w:author="Vos, R.A." w:date="2017-10-05T15:42:00Z">
        <w:r w:rsidR="009D6FD3" w:rsidRPr="00F57636" w:rsidDel="00EA07A9">
          <w:rPr>
            <w:rFonts w:ascii="Minion Pro" w:hAnsi="Minion Pro"/>
            <w:sz w:val="22"/>
            <w:szCs w:val="22"/>
          </w:rPr>
          <w:delText xml:space="preserve">the </w:delText>
        </w:r>
      </w:del>
      <w:r w:rsidR="009D6FD3" w:rsidRPr="00F57636">
        <w:rPr>
          <w:rFonts w:ascii="Minion Pro" w:hAnsi="Minion Pro"/>
          <w:sz w:val="22"/>
          <w:szCs w:val="22"/>
        </w:rPr>
        <w:t xml:space="preserve">association with Mucoromycotina </w:t>
      </w:r>
      <w:del w:id="145" w:author="Vos, R.A." w:date="2017-10-05T15:42:00Z">
        <w:r w:rsidR="009D6FD3" w:rsidRPr="00F57636" w:rsidDel="00EA07A9">
          <w:rPr>
            <w:rFonts w:ascii="Minion Pro" w:hAnsi="Minion Pro"/>
            <w:sz w:val="22"/>
            <w:szCs w:val="22"/>
          </w:rPr>
          <w:delText>has been</w:delText>
        </w:r>
      </w:del>
      <w:ins w:id="146" w:author="Vos, R.A." w:date="2017-10-05T15:42:00Z">
        <w:r w:rsidR="00EA07A9">
          <w:rPr>
            <w:rFonts w:ascii="Minion Pro" w:hAnsi="Minion Pro"/>
            <w:sz w:val="22"/>
            <w:szCs w:val="22"/>
          </w:rPr>
          <w:t>is</w:t>
        </w:r>
      </w:ins>
      <w:r w:rsidR="009D6FD3" w:rsidRPr="00F57636">
        <w:rPr>
          <w:rFonts w:ascii="Minion Pro" w:hAnsi="Minion Pro"/>
          <w:sz w:val="22"/>
          <w:szCs w:val="22"/>
        </w:rPr>
        <w:t xml:space="preserve"> lost, </w:t>
      </w:r>
      <w:r w:rsidR="00181851" w:rsidRPr="00F57636">
        <w:rPr>
          <w:rFonts w:ascii="Minion Pro" w:hAnsi="Minion Pro"/>
          <w:sz w:val="22"/>
          <w:szCs w:val="22"/>
        </w:rPr>
        <w:t xml:space="preserve">reversals </w:t>
      </w:r>
      <w:del w:id="147" w:author="Vos, R.A." w:date="2017-10-05T15:43:00Z">
        <w:r w:rsidR="00181851" w:rsidRPr="00F57636" w:rsidDel="00EA07A9">
          <w:rPr>
            <w:rFonts w:ascii="Minion Pro" w:hAnsi="Minion Pro"/>
            <w:sz w:val="22"/>
            <w:szCs w:val="22"/>
          </w:rPr>
          <w:delText>are rare</w:delText>
        </w:r>
      </w:del>
      <w:ins w:id="148" w:author="Vos, R.A." w:date="2017-10-05T15:43:00Z">
        <w:r w:rsidR="00EA07A9">
          <w:rPr>
            <w:rFonts w:ascii="Minion Pro" w:hAnsi="Minion Pro"/>
            <w:sz w:val="22"/>
            <w:szCs w:val="22"/>
          </w:rPr>
          <w:t>occur at a low rate</w:t>
        </w:r>
      </w:ins>
      <w:r w:rsidR="00181851" w:rsidRPr="00F57636">
        <w:rPr>
          <w:rFonts w:ascii="Minion Pro" w:hAnsi="Minion Pro"/>
          <w:sz w:val="22"/>
          <w:szCs w:val="22"/>
        </w:rPr>
        <w:t xml:space="preserve"> (Figure 2) </w:t>
      </w:r>
      <w:del w:id="149" w:author="Vos, R.A." w:date="2017-10-05T15:41:00Z">
        <w:r w:rsidR="00A64AE2" w:rsidRPr="00F57636" w:rsidDel="00EA07A9">
          <w:rPr>
            <w:rFonts w:ascii="Minion Pro" w:hAnsi="Minion Pro"/>
            <w:sz w:val="22"/>
            <w:szCs w:val="22"/>
          </w:rPr>
          <w:delText>leading to</w:delText>
        </w:r>
      </w:del>
      <w:ins w:id="150" w:author="Vos, R.A." w:date="2017-10-05T15:41:00Z">
        <w:r w:rsidR="00EA07A9">
          <w:rPr>
            <w:rFonts w:ascii="Minion Pro" w:hAnsi="Minion Pro"/>
            <w:sz w:val="22"/>
            <w:szCs w:val="22"/>
          </w:rPr>
          <w:t>resulting in</w:t>
        </w:r>
      </w:ins>
      <w:r w:rsidR="00A64AE2" w:rsidRPr="00F57636">
        <w:rPr>
          <w:rFonts w:ascii="Minion Pro" w:hAnsi="Minion Pro"/>
          <w:sz w:val="22"/>
          <w:szCs w:val="22"/>
        </w:rPr>
        <w:t xml:space="preserve"> a predominance of strictly Glomer</w:t>
      </w:r>
      <w:r w:rsidR="006A4B07" w:rsidRPr="00F57636">
        <w:rPr>
          <w:rFonts w:ascii="Minion Pro" w:hAnsi="Minion Pro"/>
          <w:sz w:val="22"/>
          <w:szCs w:val="22"/>
        </w:rPr>
        <w:t xml:space="preserve">omycotina associations in </w:t>
      </w:r>
      <w:ins w:id="151" w:author="Vos, R.A." w:date="2017-10-05T15:40:00Z">
        <w:r w:rsidR="00EA07A9">
          <w:rPr>
            <w:rFonts w:ascii="Minion Pro" w:hAnsi="Minion Pro"/>
            <w:sz w:val="22"/>
            <w:szCs w:val="22"/>
          </w:rPr>
          <w:t xml:space="preserve">extant </w:t>
        </w:r>
      </w:ins>
      <w:r w:rsidR="006A4B07" w:rsidRPr="00F57636">
        <w:rPr>
          <w:rFonts w:ascii="Minion Pro" w:hAnsi="Minion Pro"/>
          <w:sz w:val="22"/>
          <w:szCs w:val="22"/>
        </w:rPr>
        <w:t>plants.</w:t>
      </w:r>
      <w:r w:rsidR="00F57636" w:rsidRPr="00F57636">
        <w:rPr>
          <w:rFonts w:ascii="Minion Pro" w:hAnsi="Minion Pro"/>
          <w:sz w:val="22"/>
          <w:szCs w:val="22"/>
        </w:rPr>
        <w:t xml:space="preserve"> </w:t>
      </w:r>
    </w:p>
    <w:p w14:paraId="432DDC9F" w14:textId="77777777" w:rsidR="00EA07A9" w:rsidRDefault="00EA07A9" w:rsidP="00F57636">
      <w:pPr>
        <w:spacing w:line="288" w:lineRule="auto"/>
        <w:rPr>
          <w:ins w:id="152" w:author="Vos, R.A." w:date="2017-10-05T15:44:00Z"/>
          <w:rFonts w:ascii="Minion Pro" w:hAnsi="Minion Pro"/>
          <w:sz w:val="22"/>
          <w:szCs w:val="22"/>
        </w:rPr>
      </w:pPr>
    </w:p>
    <w:p w14:paraId="5DBFB382" w14:textId="104A9E4C" w:rsidR="00F57636" w:rsidRPr="00F57636" w:rsidRDefault="00F57636" w:rsidP="00F57636">
      <w:pPr>
        <w:spacing w:line="288" w:lineRule="auto"/>
        <w:rPr>
          <w:rFonts w:ascii="Minion Pro" w:hAnsi="Minion Pro"/>
          <w:sz w:val="22"/>
          <w:szCs w:val="22"/>
        </w:rPr>
      </w:pPr>
      <w:del w:id="153" w:author="Vos, R.A." w:date="2017-10-05T15:44:00Z">
        <w:r w:rsidRPr="00F57636" w:rsidDel="00EA07A9">
          <w:rPr>
            <w:rFonts w:ascii="Minion Pro" w:hAnsi="Minion Pro"/>
            <w:sz w:val="22"/>
            <w:szCs w:val="22"/>
          </w:rPr>
          <w:delText xml:space="preserve">This </w:delText>
        </w:r>
      </w:del>
      <w:ins w:id="154" w:author="Vos, R.A." w:date="2017-10-05T15:44:00Z">
        <w:r w:rsidR="00EA07A9">
          <w:rPr>
            <w:rFonts w:ascii="Minion Pro" w:hAnsi="Minion Pro"/>
            <w:sz w:val="22"/>
            <w:szCs w:val="22"/>
          </w:rPr>
          <w:t>The</w:t>
        </w:r>
        <w:r w:rsidR="00EA07A9" w:rsidRPr="00F57636">
          <w:rPr>
            <w:rFonts w:ascii="Minion Pro" w:hAnsi="Minion Pro"/>
            <w:sz w:val="22"/>
            <w:szCs w:val="22"/>
          </w:rPr>
          <w:t xml:space="preserve"> </w:t>
        </w:r>
      </w:ins>
      <w:r w:rsidRPr="00F57636">
        <w:rPr>
          <w:rFonts w:ascii="Minion Pro" w:hAnsi="Minion Pro"/>
          <w:sz w:val="22"/>
          <w:szCs w:val="22"/>
        </w:rPr>
        <w:t>scenario</w:t>
      </w:r>
      <w:ins w:id="155" w:author="Vos, R.A." w:date="2017-10-05T15:44:00Z">
        <w:r w:rsidR="00EA07A9">
          <w:rPr>
            <w:rFonts w:ascii="Minion Pro" w:hAnsi="Minion Pro"/>
            <w:sz w:val="22"/>
            <w:szCs w:val="22"/>
          </w:rPr>
          <w:t xml:space="preserve"> presented here</w:t>
        </w:r>
      </w:ins>
      <w:r w:rsidRPr="00F57636">
        <w:rPr>
          <w:rFonts w:ascii="Minion Pro" w:hAnsi="Minion Pro"/>
          <w:sz w:val="22"/>
          <w:szCs w:val="22"/>
        </w:rPr>
        <w:t xml:space="preserve"> is </w:t>
      </w:r>
      <w:del w:id="156" w:author="Vos, R.A." w:date="2017-10-05T15:44:00Z">
        <w:r w:rsidRPr="00F57636" w:rsidDel="00EA07A9">
          <w:rPr>
            <w:rFonts w:ascii="Minion Pro" w:hAnsi="Minion Pro"/>
            <w:sz w:val="22"/>
            <w:szCs w:val="22"/>
          </w:rPr>
          <w:delText xml:space="preserve">dependent </w:delText>
        </w:r>
      </w:del>
      <w:ins w:id="157" w:author="Vos, R.A." w:date="2017-10-05T15:44:00Z">
        <w:r w:rsidR="00EA07A9">
          <w:rPr>
            <w:rFonts w:ascii="Minion Pro" w:hAnsi="Minion Pro"/>
            <w:sz w:val="22"/>
            <w:szCs w:val="22"/>
          </w:rPr>
          <w:t>contingent</w:t>
        </w:r>
        <w:r w:rsidR="00EA07A9" w:rsidRPr="00F57636">
          <w:rPr>
            <w:rFonts w:ascii="Minion Pro" w:hAnsi="Minion Pro"/>
            <w:sz w:val="22"/>
            <w:szCs w:val="22"/>
          </w:rPr>
          <w:t xml:space="preserve"> </w:t>
        </w:r>
      </w:ins>
      <w:r w:rsidRPr="00F57636">
        <w:rPr>
          <w:rFonts w:ascii="Minion Pro" w:hAnsi="Minion Pro"/>
          <w:sz w:val="22"/>
          <w:szCs w:val="22"/>
        </w:rPr>
        <w:t>on our current understanding of the early diversification of fungi. Both Mucoromycotina and Glomeromycota are part of the monophyletic phylum Mucoromycota (</w:t>
      </w:r>
      <w:proofErr w:type="spellStart"/>
      <w:r w:rsidRPr="00F57636">
        <w:rPr>
          <w:rFonts w:ascii="Minion Pro" w:hAnsi="Minion Pro"/>
          <w:sz w:val="22"/>
          <w:szCs w:val="22"/>
        </w:rPr>
        <w:t>Spatafora</w:t>
      </w:r>
      <w:proofErr w:type="spellEnd"/>
      <w:r w:rsidRPr="00F57636">
        <w:rPr>
          <w:rFonts w:ascii="Minion Pro" w:hAnsi="Minion Pro"/>
          <w:sz w:val="22"/>
          <w:szCs w:val="22"/>
        </w:rPr>
        <w:t xml:space="preserve"> et al. 2017), and their divergence has been estimated to predate the colonization of land by plants (Chang et al. 2015). </w:t>
      </w:r>
      <w:del w:id="158" w:author="Vos, R.A." w:date="2017-10-05T15:45:00Z">
        <w:r w:rsidRPr="00F57636" w:rsidDel="00EA07A9">
          <w:rPr>
            <w:rFonts w:ascii="Minion Pro" w:hAnsi="Minion Pro"/>
            <w:sz w:val="22"/>
            <w:szCs w:val="22"/>
          </w:rPr>
          <w:delText xml:space="preserve">But </w:delText>
        </w:r>
      </w:del>
      <w:ins w:id="159" w:author="Vos, R.A." w:date="2017-10-05T15:45:00Z">
        <w:r w:rsidR="00EA07A9">
          <w:rPr>
            <w:rFonts w:ascii="Minion Pro" w:hAnsi="Minion Pro"/>
            <w:sz w:val="22"/>
            <w:szCs w:val="22"/>
          </w:rPr>
          <w:t>However,</w:t>
        </w:r>
        <w:r w:rsidR="00EA07A9" w:rsidRPr="00F57636">
          <w:rPr>
            <w:rFonts w:ascii="Minion Pro" w:hAnsi="Minion Pro"/>
            <w:sz w:val="22"/>
            <w:szCs w:val="22"/>
          </w:rPr>
          <w:t xml:space="preserve"> </w:t>
        </w:r>
      </w:ins>
      <w:r w:rsidRPr="00F57636">
        <w:rPr>
          <w:rFonts w:ascii="Minion Pro" w:hAnsi="Minion Pro"/>
          <w:sz w:val="22"/>
          <w:szCs w:val="22"/>
        </w:rPr>
        <w:t xml:space="preserve">given the large uncertainties of the timing of both events </w:t>
      </w:r>
      <w:commentRangeStart w:id="160"/>
      <w:r w:rsidRPr="00F57636">
        <w:rPr>
          <w:rFonts w:ascii="Minion Pro" w:hAnsi="Minion Pro"/>
          <w:sz w:val="22"/>
          <w:szCs w:val="22"/>
        </w:rPr>
        <w:t>an interaction between the common ancestors of both groups</w:t>
      </w:r>
      <w:commentRangeEnd w:id="160"/>
      <w:r w:rsidR="00EA07A9">
        <w:rPr>
          <w:rStyle w:val="Verwijzingopmerking"/>
          <w:rFonts w:asciiTheme="minorHAnsi" w:hAnsiTheme="minorHAnsi" w:cstheme="minorBidi"/>
          <w:lang w:val="nl-NL" w:eastAsia="nl-NL"/>
        </w:rPr>
        <w:commentReference w:id="160"/>
      </w:r>
      <w:r w:rsidRPr="00F57636">
        <w:rPr>
          <w:rFonts w:ascii="Minion Pro" w:hAnsi="Minion Pro"/>
          <w:sz w:val="22"/>
          <w:szCs w:val="22"/>
        </w:rPr>
        <w:t xml:space="preserve"> remains a possibility. Under this alternative scenario mycorrhiza formed by Mucoromycotina and Glomeromycota result from a single evolutionary event within fungi.  </w:t>
      </w:r>
    </w:p>
    <w:p w14:paraId="65DF1603" w14:textId="5281EF21" w:rsidR="007402A9" w:rsidRPr="00F57636" w:rsidRDefault="007402A9" w:rsidP="00D84AC9">
      <w:pPr>
        <w:spacing w:line="288" w:lineRule="auto"/>
        <w:rPr>
          <w:rFonts w:ascii="Minion Pro" w:hAnsi="Minion Pro"/>
          <w:sz w:val="22"/>
          <w:szCs w:val="22"/>
        </w:rPr>
      </w:pPr>
    </w:p>
    <w:p w14:paraId="1EDDEBEE" w14:textId="77777777" w:rsidR="006F1FB3" w:rsidRDefault="00A64AE2" w:rsidP="00D84AC9">
      <w:pPr>
        <w:spacing w:line="288" w:lineRule="auto"/>
        <w:rPr>
          <w:ins w:id="161" w:author="Vos, R.A." w:date="2017-10-05T16:02:00Z"/>
          <w:rFonts w:ascii="Minion Pro" w:hAnsi="Minion Pro"/>
          <w:sz w:val="22"/>
          <w:szCs w:val="22"/>
        </w:rPr>
      </w:pPr>
      <w:r w:rsidRPr="00F57636">
        <w:rPr>
          <w:rFonts w:ascii="Minion Pro" w:hAnsi="Minion Pro"/>
          <w:sz w:val="22"/>
          <w:szCs w:val="22"/>
        </w:rPr>
        <w:t xml:space="preserve">From the </w:t>
      </w:r>
      <w:r w:rsidR="00C05267" w:rsidRPr="00F57636">
        <w:rPr>
          <w:rFonts w:ascii="Minion Pro" w:hAnsi="Minion Pro"/>
          <w:sz w:val="22"/>
          <w:szCs w:val="22"/>
        </w:rPr>
        <w:t xml:space="preserve">prevalent </w:t>
      </w:r>
      <w:r w:rsidRPr="00F57636">
        <w:rPr>
          <w:rFonts w:ascii="Minion Pro" w:hAnsi="Minion Pro"/>
          <w:sz w:val="22"/>
          <w:szCs w:val="22"/>
        </w:rPr>
        <w:t>associa</w:t>
      </w:r>
      <w:r w:rsidR="007A44CE" w:rsidRPr="00F57636">
        <w:rPr>
          <w:rFonts w:ascii="Minion Pro" w:hAnsi="Minion Pro"/>
          <w:sz w:val="22"/>
          <w:szCs w:val="22"/>
        </w:rPr>
        <w:t>tion with strictly Glomeromycotina</w:t>
      </w:r>
      <w:r w:rsidRPr="00F57636">
        <w:rPr>
          <w:rFonts w:ascii="Minion Pro" w:hAnsi="Minion Pro"/>
          <w:sz w:val="22"/>
          <w:szCs w:val="22"/>
        </w:rPr>
        <w:t xml:space="preserve">, there have been multiple independent evolutionary shifts towards Ascomycota and Basidiomycota </w:t>
      </w:r>
      <w:r w:rsidR="00777C47" w:rsidRPr="00F57636">
        <w:rPr>
          <w:rFonts w:ascii="Minion Pro" w:hAnsi="Minion Pro"/>
          <w:sz w:val="22"/>
          <w:szCs w:val="22"/>
        </w:rPr>
        <w:t xml:space="preserve">fungi, leading to </w:t>
      </w:r>
      <w:del w:id="162" w:author="Vos, R.A." w:date="2017-10-05T15:52:00Z">
        <w:r w:rsidR="00777C47" w:rsidRPr="00F57636" w:rsidDel="00786C6F">
          <w:rPr>
            <w:rFonts w:ascii="Minion Pro" w:hAnsi="Minion Pro"/>
            <w:sz w:val="22"/>
            <w:szCs w:val="22"/>
          </w:rPr>
          <w:delText xml:space="preserve">an </w:delText>
        </w:r>
      </w:del>
      <w:r w:rsidR="00777C47" w:rsidRPr="00F57636">
        <w:rPr>
          <w:rFonts w:ascii="Minion Pro" w:hAnsi="Minion Pro"/>
          <w:sz w:val="22"/>
          <w:szCs w:val="22"/>
        </w:rPr>
        <w:t>increasing</w:t>
      </w:r>
      <w:ins w:id="163" w:author="Vos, R.A." w:date="2017-10-05T15:52:00Z">
        <w:r w:rsidR="00786C6F">
          <w:rPr>
            <w:rFonts w:ascii="Minion Pro" w:hAnsi="Minion Pro"/>
            <w:sz w:val="22"/>
            <w:szCs w:val="22"/>
          </w:rPr>
          <w:t>ly</w:t>
        </w:r>
      </w:ins>
      <w:r w:rsidR="00777C47" w:rsidRPr="00F57636">
        <w:rPr>
          <w:rFonts w:ascii="Minion Pro" w:hAnsi="Minion Pro"/>
          <w:sz w:val="22"/>
          <w:szCs w:val="22"/>
        </w:rPr>
        <w:t xml:space="preserve"> </w:t>
      </w:r>
      <w:del w:id="164" w:author="Vos, R.A." w:date="2017-10-05T15:52:00Z">
        <w:r w:rsidR="00777C47" w:rsidRPr="00F57636" w:rsidDel="00786C6F">
          <w:rPr>
            <w:rFonts w:ascii="Minion Pro" w:hAnsi="Minion Pro"/>
            <w:sz w:val="22"/>
            <w:szCs w:val="22"/>
          </w:rPr>
          <w:delText>relative</w:delText>
        </w:r>
        <w:r w:rsidR="001D53AD" w:rsidRPr="00F57636" w:rsidDel="00786C6F">
          <w:rPr>
            <w:rFonts w:ascii="Minion Pro" w:hAnsi="Minion Pro"/>
            <w:sz w:val="22"/>
            <w:szCs w:val="22"/>
          </w:rPr>
          <w:delText xml:space="preserve"> </w:delText>
        </w:r>
        <w:r w:rsidR="001D53AD" w:rsidRPr="00F57636" w:rsidDel="00786C6F">
          <w:rPr>
            <w:rFonts w:ascii="Minion Pro" w:hAnsi="Minion Pro"/>
            <w:sz w:val="22"/>
            <w:szCs w:val="22"/>
            <w:highlight w:val="yellow"/>
          </w:rPr>
          <w:delText>importance/abundance</w:delText>
        </w:r>
      </w:del>
      <w:ins w:id="165" w:author="Vos, R.A." w:date="2017-10-05T15:52:00Z">
        <w:r w:rsidR="00786C6F">
          <w:rPr>
            <w:rFonts w:ascii="Minion Pro" w:hAnsi="Minion Pro"/>
            <w:sz w:val="22"/>
            <w:szCs w:val="22"/>
          </w:rPr>
          <w:t>prevalent reconstruction</w:t>
        </w:r>
      </w:ins>
      <w:r w:rsidR="001D53AD" w:rsidRPr="00F57636">
        <w:rPr>
          <w:rFonts w:ascii="Minion Pro" w:hAnsi="Minion Pro"/>
          <w:sz w:val="22"/>
          <w:szCs w:val="22"/>
        </w:rPr>
        <w:t xml:space="preserve"> of these interactions </w:t>
      </w:r>
      <w:del w:id="166" w:author="Vos, R.A." w:date="2017-10-05T15:52:00Z">
        <w:r w:rsidR="001D53AD" w:rsidRPr="00F57636" w:rsidDel="00786C6F">
          <w:rPr>
            <w:rFonts w:ascii="Minion Pro" w:hAnsi="Minion Pro"/>
            <w:sz w:val="22"/>
            <w:szCs w:val="22"/>
          </w:rPr>
          <w:delText xml:space="preserve">throughout </w:delText>
        </w:r>
      </w:del>
      <w:ins w:id="167" w:author="Vos, R.A." w:date="2017-10-05T15:52:00Z">
        <w:r w:rsidR="00786C6F">
          <w:rPr>
            <w:rFonts w:ascii="Minion Pro" w:hAnsi="Minion Pro"/>
            <w:sz w:val="22"/>
            <w:szCs w:val="22"/>
          </w:rPr>
          <w:t>over the course of</w:t>
        </w:r>
        <w:r w:rsidR="00786C6F" w:rsidRPr="00F57636">
          <w:rPr>
            <w:rFonts w:ascii="Minion Pro" w:hAnsi="Minion Pro"/>
            <w:sz w:val="22"/>
            <w:szCs w:val="22"/>
          </w:rPr>
          <w:t xml:space="preserve"> </w:t>
        </w:r>
      </w:ins>
      <w:r w:rsidR="001D53AD" w:rsidRPr="00F57636">
        <w:rPr>
          <w:rFonts w:ascii="Minion Pro" w:hAnsi="Minion Pro"/>
          <w:sz w:val="22"/>
          <w:szCs w:val="22"/>
        </w:rPr>
        <w:t xml:space="preserve">plant </w:t>
      </w:r>
      <w:del w:id="168" w:author="Vos, R.A." w:date="2017-10-05T15:53:00Z">
        <w:r w:rsidR="001D53AD" w:rsidRPr="00F57636" w:rsidDel="00786C6F">
          <w:rPr>
            <w:rFonts w:ascii="Minion Pro" w:hAnsi="Minion Pro"/>
            <w:sz w:val="22"/>
            <w:szCs w:val="22"/>
          </w:rPr>
          <w:delText>evolution</w:delText>
        </w:r>
        <w:r w:rsidRPr="00F57636" w:rsidDel="00786C6F">
          <w:rPr>
            <w:rFonts w:ascii="Minion Pro" w:hAnsi="Minion Pro"/>
            <w:sz w:val="22"/>
            <w:szCs w:val="22"/>
          </w:rPr>
          <w:delText xml:space="preserve"> </w:delText>
        </w:r>
      </w:del>
      <w:ins w:id="169" w:author="Vos, R.A." w:date="2017-10-05T15:53:00Z">
        <w:r w:rsidR="00786C6F">
          <w:rPr>
            <w:rFonts w:ascii="Minion Pro" w:hAnsi="Minion Pro"/>
            <w:sz w:val="22"/>
            <w:szCs w:val="22"/>
          </w:rPr>
          <w:t>diversification</w:t>
        </w:r>
        <w:r w:rsidR="00786C6F" w:rsidRPr="00F57636">
          <w:rPr>
            <w:rFonts w:ascii="Minion Pro" w:hAnsi="Minion Pro"/>
            <w:sz w:val="22"/>
            <w:szCs w:val="22"/>
          </w:rPr>
          <w:t xml:space="preserve"> </w:t>
        </w:r>
      </w:ins>
      <w:r w:rsidR="00777C47" w:rsidRPr="00F57636">
        <w:rPr>
          <w:rFonts w:ascii="Minion Pro" w:hAnsi="Minion Pro"/>
          <w:sz w:val="22"/>
          <w:szCs w:val="22"/>
        </w:rPr>
        <w:t xml:space="preserve">(Figure 3). </w:t>
      </w:r>
      <w:r w:rsidRPr="00F57636">
        <w:rPr>
          <w:rFonts w:ascii="Minion Pro" w:hAnsi="Minion Pro"/>
          <w:sz w:val="22"/>
          <w:szCs w:val="22"/>
        </w:rPr>
        <w:t xml:space="preserve">Our </w:t>
      </w:r>
      <w:del w:id="170" w:author="Vos, R.A." w:date="2017-10-05T15:53:00Z">
        <w:r w:rsidRPr="00F57636" w:rsidDel="00786C6F">
          <w:rPr>
            <w:rFonts w:ascii="Minion Pro" w:hAnsi="Minion Pro"/>
            <w:sz w:val="22"/>
            <w:szCs w:val="22"/>
          </w:rPr>
          <w:delText>reconstruction indicates</w:delText>
        </w:r>
      </w:del>
      <w:ins w:id="171" w:author="Vos, R.A." w:date="2017-10-05T15:53:00Z">
        <w:r w:rsidR="00786C6F">
          <w:rPr>
            <w:rFonts w:ascii="Minion Pro" w:hAnsi="Minion Pro"/>
            <w:sz w:val="22"/>
            <w:szCs w:val="22"/>
          </w:rPr>
          <w:t>results suggest</w:t>
        </w:r>
      </w:ins>
      <w:r w:rsidRPr="00F57636">
        <w:rPr>
          <w:rFonts w:ascii="Minion Pro" w:hAnsi="Minion Pro"/>
          <w:sz w:val="22"/>
          <w:szCs w:val="22"/>
        </w:rPr>
        <w:t xml:space="preserve"> that </w:t>
      </w:r>
      <w:del w:id="172" w:author="Vos, R.A." w:date="2017-10-05T15:54:00Z">
        <w:r w:rsidRPr="00F57636" w:rsidDel="00786C6F">
          <w:rPr>
            <w:rFonts w:ascii="Minion Pro" w:hAnsi="Minion Pro"/>
            <w:sz w:val="22"/>
            <w:szCs w:val="22"/>
          </w:rPr>
          <w:delText xml:space="preserve">all of </w:delText>
        </w:r>
      </w:del>
      <w:r w:rsidRPr="00F57636">
        <w:rPr>
          <w:rFonts w:ascii="Minion Pro" w:hAnsi="Minion Pro"/>
          <w:sz w:val="22"/>
          <w:szCs w:val="22"/>
        </w:rPr>
        <w:t xml:space="preserve">these </w:t>
      </w:r>
      <w:r w:rsidR="00777C47" w:rsidRPr="00F57636">
        <w:rPr>
          <w:rFonts w:ascii="Minion Pro" w:hAnsi="Minion Pro"/>
          <w:sz w:val="22"/>
          <w:szCs w:val="22"/>
        </w:rPr>
        <w:t xml:space="preserve">transitions </w:t>
      </w:r>
      <w:r w:rsidRPr="00F57636">
        <w:rPr>
          <w:rFonts w:ascii="Minion Pro" w:hAnsi="Minion Pro"/>
          <w:sz w:val="22"/>
          <w:szCs w:val="22"/>
        </w:rPr>
        <w:t>started with a gain of Basidiomycota, rath</w:t>
      </w:r>
      <w:r w:rsidR="00C05267" w:rsidRPr="00F57636">
        <w:rPr>
          <w:rFonts w:ascii="Minion Pro" w:hAnsi="Minion Pro"/>
          <w:sz w:val="22"/>
          <w:szCs w:val="22"/>
        </w:rPr>
        <w:t>er than Ascomycota (Figure 2). Subsequent gains of Ascomycota and losses</w:t>
      </w:r>
      <w:r w:rsidR="007A44CE" w:rsidRPr="00F57636">
        <w:rPr>
          <w:rFonts w:ascii="Minion Pro" w:hAnsi="Minion Pro"/>
          <w:sz w:val="22"/>
          <w:szCs w:val="22"/>
        </w:rPr>
        <w:t xml:space="preserve"> of Glomeromycotina</w:t>
      </w:r>
      <w:r w:rsidR="00E41314" w:rsidRPr="00F57636">
        <w:rPr>
          <w:rFonts w:ascii="Minion Pro" w:hAnsi="Minion Pro"/>
          <w:sz w:val="22"/>
          <w:szCs w:val="22"/>
        </w:rPr>
        <w:t xml:space="preserve"> occur at high rates, leading to various association repertoires that include either or both Ascomycota and Basidiomycota. </w:t>
      </w:r>
      <w:r w:rsidR="006A4B07" w:rsidRPr="00F57636">
        <w:rPr>
          <w:rFonts w:ascii="Minion Pro" w:hAnsi="Minion Pro"/>
          <w:sz w:val="22"/>
          <w:szCs w:val="22"/>
        </w:rPr>
        <w:t xml:space="preserve">These repertoires are present in several extant land plant lineages. </w:t>
      </w:r>
      <w:r w:rsidR="00823B87" w:rsidRPr="00F57636">
        <w:rPr>
          <w:rFonts w:ascii="Minion Pro" w:hAnsi="Minion Pro"/>
          <w:sz w:val="22"/>
          <w:szCs w:val="22"/>
        </w:rPr>
        <w:t xml:space="preserve">The ability to recruit </w:t>
      </w:r>
      <w:ins w:id="173" w:author="Vos, R.A." w:date="2017-10-05T15:57:00Z">
        <w:r w:rsidR="00786C6F" w:rsidRPr="00F57636">
          <w:rPr>
            <w:rFonts w:ascii="Minion Pro" w:hAnsi="Minion Pro"/>
            <w:sz w:val="22"/>
            <w:szCs w:val="22"/>
          </w:rPr>
          <w:t xml:space="preserve">saprotrophic lineages of wood and litter decaying fungi </w:t>
        </w:r>
        <w:r w:rsidR="00786C6F">
          <w:rPr>
            <w:rFonts w:ascii="Minion Pro" w:hAnsi="Minion Pro"/>
            <w:sz w:val="22"/>
            <w:szCs w:val="22"/>
          </w:rPr>
          <w:t xml:space="preserve">from among </w:t>
        </w:r>
      </w:ins>
      <w:del w:id="174" w:author="Vos, R.A." w:date="2017-10-05T15:56:00Z">
        <w:r w:rsidR="00823B87" w:rsidRPr="00F57636" w:rsidDel="00786C6F">
          <w:rPr>
            <w:rFonts w:ascii="Minion Pro" w:hAnsi="Minion Pro"/>
            <w:sz w:val="22"/>
            <w:szCs w:val="22"/>
          </w:rPr>
          <w:delText xml:space="preserve">various </w:delText>
        </w:r>
      </w:del>
      <w:r w:rsidR="00823B87" w:rsidRPr="00F57636">
        <w:rPr>
          <w:rFonts w:ascii="Minion Pro" w:hAnsi="Minion Pro"/>
          <w:sz w:val="22"/>
          <w:szCs w:val="22"/>
        </w:rPr>
        <w:t xml:space="preserve">Ascomycota and Basidiomycota </w:t>
      </w:r>
      <w:del w:id="175" w:author="Vos, R.A." w:date="2017-10-05T15:57:00Z">
        <w:r w:rsidR="00823B87" w:rsidRPr="00F57636" w:rsidDel="00786C6F">
          <w:rPr>
            <w:rFonts w:ascii="Minion Pro" w:hAnsi="Minion Pro"/>
            <w:sz w:val="22"/>
            <w:szCs w:val="22"/>
          </w:rPr>
          <w:delText xml:space="preserve">saprotrophic lineages of wood and litter decaying fungi </w:delText>
        </w:r>
      </w:del>
      <w:r w:rsidR="00823B87" w:rsidRPr="00F57636">
        <w:rPr>
          <w:rFonts w:ascii="Minion Pro" w:hAnsi="Minion Pro"/>
          <w:sz w:val="22"/>
          <w:szCs w:val="22"/>
        </w:rPr>
        <w:t xml:space="preserve">into novel mycorrhiza </w:t>
      </w:r>
      <w:r w:rsidR="007A44CE" w:rsidRPr="00F57636">
        <w:rPr>
          <w:rFonts w:ascii="Minion Pro" w:hAnsi="Minion Pro"/>
          <w:sz w:val="22"/>
          <w:szCs w:val="22"/>
        </w:rPr>
        <w:t>was likely instrumental for plant adaptation</w:t>
      </w:r>
      <w:r w:rsidR="00742224" w:rsidRPr="00F57636">
        <w:rPr>
          <w:rFonts w:ascii="Minion Pro" w:hAnsi="Minion Pro"/>
          <w:sz w:val="22"/>
          <w:szCs w:val="22"/>
        </w:rPr>
        <w:t xml:space="preserve"> to various </w:t>
      </w:r>
      <w:commentRangeStart w:id="176"/>
      <w:del w:id="177" w:author="Vos, R.A." w:date="2017-10-05T15:58:00Z">
        <w:r w:rsidR="00742224" w:rsidRPr="00F57636" w:rsidDel="006F1FB3">
          <w:rPr>
            <w:rFonts w:ascii="Minion Pro" w:hAnsi="Minion Pro"/>
            <w:sz w:val="22"/>
            <w:szCs w:val="22"/>
          </w:rPr>
          <w:delText xml:space="preserve">abiotic </w:delText>
        </w:r>
      </w:del>
      <w:ins w:id="178" w:author="Vos, R.A." w:date="2017-10-05T15:58:00Z">
        <w:r w:rsidR="006F1FB3">
          <w:rPr>
            <w:rFonts w:ascii="Minion Pro" w:hAnsi="Minion Pro"/>
            <w:sz w:val="22"/>
            <w:szCs w:val="22"/>
          </w:rPr>
          <w:t>ecological</w:t>
        </w:r>
        <w:r w:rsidR="006F1FB3" w:rsidRPr="00F57636">
          <w:rPr>
            <w:rFonts w:ascii="Minion Pro" w:hAnsi="Minion Pro"/>
            <w:sz w:val="22"/>
            <w:szCs w:val="22"/>
          </w:rPr>
          <w:t xml:space="preserve"> </w:t>
        </w:r>
      </w:ins>
      <w:commentRangeEnd w:id="176"/>
      <w:ins w:id="179" w:author="Vos, R.A." w:date="2017-10-05T15:59:00Z">
        <w:r w:rsidR="006F1FB3">
          <w:rPr>
            <w:rStyle w:val="Verwijzingopmerking"/>
            <w:rFonts w:asciiTheme="minorHAnsi" w:hAnsiTheme="minorHAnsi" w:cstheme="minorBidi"/>
            <w:lang w:val="nl-NL" w:eastAsia="nl-NL"/>
          </w:rPr>
          <w:commentReference w:id="176"/>
        </w:r>
      </w:ins>
      <w:r w:rsidR="00823B87" w:rsidRPr="00F57636">
        <w:rPr>
          <w:rFonts w:ascii="Minion Pro" w:hAnsi="Minion Pro"/>
          <w:sz w:val="22"/>
          <w:szCs w:val="22"/>
        </w:rPr>
        <w:t>challenges</w:t>
      </w:r>
      <w:r w:rsidR="00742224" w:rsidRPr="00F57636">
        <w:rPr>
          <w:rFonts w:ascii="Minion Pro" w:hAnsi="Minion Pro"/>
          <w:sz w:val="22"/>
          <w:szCs w:val="22"/>
        </w:rPr>
        <w:t xml:space="preserve">. For example, for </w:t>
      </w:r>
      <w:proofErr w:type="spellStart"/>
      <w:r w:rsidR="00742224" w:rsidRPr="00F57636">
        <w:rPr>
          <w:rFonts w:ascii="Minion Pro" w:hAnsi="Minion Pro"/>
          <w:sz w:val="22"/>
          <w:szCs w:val="22"/>
        </w:rPr>
        <w:t>Orchid</w:t>
      </w:r>
      <w:del w:id="181" w:author="Vos, R.A." w:date="2017-10-05T16:00:00Z">
        <w:r w:rsidR="00742224" w:rsidRPr="00F57636" w:rsidDel="006F1FB3">
          <w:rPr>
            <w:rFonts w:ascii="Minion Pro" w:hAnsi="Minion Pro"/>
            <w:sz w:val="22"/>
            <w:szCs w:val="22"/>
          </w:rPr>
          <w:delText>e</w:delText>
        </w:r>
      </w:del>
      <w:r w:rsidR="00742224" w:rsidRPr="00F57636">
        <w:rPr>
          <w:rFonts w:ascii="Minion Pro" w:hAnsi="Minion Pro"/>
          <w:sz w:val="22"/>
          <w:szCs w:val="22"/>
        </w:rPr>
        <w:t>aceae</w:t>
      </w:r>
      <w:proofErr w:type="spellEnd"/>
      <w:r w:rsidR="00742224" w:rsidRPr="00F57636">
        <w:rPr>
          <w:rFonts w:ascii="Minion Pro" w:hAnsi="Minion Pro"/>
          <w:sz w:val="22"/>
          <w:szCs w:val="22"/>
        </w:rPr>
        <w:t xml:space="preserve">, the largest lineage of non-arbuscular mycorrhizal plants, the </w:t>
      </w:r>
      <w:r w:rsidR="00823B87" w:rsidRPr="00F57636">
        <w:rPr>
          <w:rFonts w:ascii="Minion Pro" w:hAnsi="Minion Pro"/>
          <w:sz w:val="22"/>
          <w:szCs w:val="22"/>
        </w:rPr>
        <w:t xml:space="preserve">transition from </w:t>
      </w:r>
      <w:ins w:id="182" w:author="Vos, R.A." w:date="2017-10-05T16:01:00Z">
        <w:r w:rsidR="006F1FB3" w:rsidRPr="00F57636">
          <w:rPr>
            <w:rFonts w:ascii="Minion Pro" w:hAnsi="Minion Pro"/>
            <w:sz w:val="22"/>
            <w:szCs w:val="22"/>
          </w:rPr>
          <w:t xml:space="preserve">associations </w:t>
        </w:r>
        <w:r w:rsidR="006F1FB3">
          <w:rPr>
            <w:rFonts w:ascii="Minion Pro" w:hAnsi="Minion Pro"/>
            <w:sz w:val="22"/>
            <w:szCs w:val="22"/>
          </w:rPr>
          <w:t xml:space="preserve">with </w:t>
        </w:r>
      </w:ins>
      <w:r w:rsidR="00823B87" w:rsidRPr="00F57636">
        <w:rPr>
          <w:rFonts w:ascii="Minion Pro" w:hAnsi="Minion Pro"/>
          <w:sz w:val="22"/>
          <w:szCs w:val="22"/>
        </w:rPr>
        <w:t xml:space="preserve">Glomeromycota </w:t>
      </w:r>
      <w:del w:id="183" w:author="Vos, R.A." w:date="2017-10-05T16:01:00Z">
        <w:r w:rsidR="00823B87" w:rsidRPr="00F57636" w:rsidDel="006F1FB3">
          <w:rPr>
            <w:rFonts w:ascii="Minion Pro" w:hAnsi="Minion Pro"/>
            <w:sz w:val="22"/>
            <w:szCs w:val="22"/>
          </w:rPr>
          <w:delText xml:space="preserve">associations </w:delText>
        </w:r>
      </w:del>
      <w:r w:rsidR="00823B87" w:rsidRPr="00F57636">
        <w:rPr>
          <w:rFonts w:ascii="Minion Pro" w:hAnsi="Minion Pro"/>
          <w:sz w:val="22"/>
          <w:szCs w:val="22"/>
        </w:rPr>
        <w:t>to Ascomycota and Basidiomycota</w:t>
      </w:r>
      <w:r w:rsidR="001A6FA6" w:rsidRPr="00F57636">
        <w:rPr>
          <w:rFonts w:ascii="Minion Pro" w:hAnsi="Minion Pro"/>
          <w:sz w:val="22"/>
          <w:szCs w:val="22"/>
        </w:rPr>
        <w:t xml:space="preserve"> </w:t>
      </w:r>
      <w:del w:id="184" w:author="Vos, R.A." w:date="2017-10-05T16:00:00Z">
        <w:r w:rsidR="00823B87" w:rsidRPr="00F57636" w:rsidDel="006F1FB3">
          <w:rPr>
            <w:rFonts w:ascii="Minion Pro" w:hAnsi="Minion Pro"/>
            <w:sz w:val="22"/>
            <w:szCs w:val="22"/>
          </w:rPr>
          <w:delText xml:space="preserve">orchid mycorrhiza </w:delText>
        </w:r>
      </w:del>
      <w:r w:rsidR="007A44CE" w:rsidRPr="00F57636">
        <w:rPr>
          <w:rFonts w:ascii="Minion Pro" w:hAnsi="Minion Pro"/>
          <w:sz w:val="22"/>
          <w:szCs w:val="22"/>
        </w:rPr>
        <w:t>is linked</w:t>
      </w:r>
      <w:r w:rsidR="001A6FA6" w:rsidRPr="00F57636">
        <w:rPr>
          <w:rFonts w:ascii="Minion Pro" w:hAnsi="Minion Pro"/>
          <w:sz w:val="22"/>
          <w:szCs w:val="22"/>
        </w:rPr>
        <w:t xml:space="preserve"> to niche expansions and radiations, </w:t>
      </w:r>
      <w:r w:rsidR="001A6FA6" w:rsidRPr="00F57636">
        <w:rPr>
          <w:rFonts w:ascii="Minion Pro" w:hAnsi="Minion Pro"/>
          <w:sz w:val="22"/>
          <w:szCs w:val="22"/>
        </w:rPr>
        <w:lastRenderedPageBreak/>
        <w:t xml:space="preserve">which </w:t>
      </w:r>
      <w:r w:rsidR="007A44CE" w:rsidRPr="00F57636">
        <w:rPr>
          <w:rFonts w:ascii="Minion Pro" w:hAnsi="Minion Pro"/>
          <w:sz w:val="22"/>
          <w:szCs w:val="22"/>
        </w:rPr>
        <w:t>in synchrony</w:t>
      </w:r>
      <w:r w:rsidR="001A6FA6" w:rsidRPr="00F57636">
        <w:rPr>
          <w:rFonts w:ascii="Minion Pro" w:hAnsi="Minion Pro"/>
          <w:sz w:val="22"/>
          <w:szCs w:val="22"/>
        </w:rPr>
        <w:t xml:space="preserve"> with the development of specialized pollination syndromes</w:t>
      </w:r>
      <w:del w:id="185" w:author="Vos, R.A." w:date="2017-10-05T15:57:00Z">
        <w:r w:rsidR="001A6FA6" w:rsidRPr="00F57636" w:rsidDel="00786C6F">
          <w:rPr>
            <w:rFonts w:ascii="Minion Pro" w:hAnsi="Minion Pro"/>
            <w:sz w:val="22"/>
            <w:szCs w:val="22"/>
          </w:rPr>
          <w:delText>,</w:delText>
        </w:r>
      </w:del>
      <w:r w:rsidR="001A6FA6" w:rsidRPr="00F57636">
        <w:rPr>
          <w:rFonts w:ascii="Minion Pro" w:hAnsi="Minion Pro"/>
          <w:sz w:val="22"/>
          <w:szCs w:val="22"/>
        </w:rPr>
        <w:t xml:space="preserve"> has promoted speciation in the largest family of plants on earth (Ogura-</w:t>
      </w:r>
      <w:proofErr w:type="spellStart"/>
      <w:r w:rsidR="001A6FA6" w:rsidRPr="00F57636">
        <w:rPr>
          <w:rFonts w:ascii="Minion Pro" w:hAnsi="Minion Pro"/>
          <w:sz w:val="22"/>
          <w:szCs w:val="22"/>
        </w:rPr>
        <w:t>Tsujita</w:t>
      </w:r>
      <w:proofErr w:type="spellEnd"/>
      <w:r w:rsidR="001A6FA6" w:rsidRPr="00F57636">
        <w:rPr>
          <w:rFonts w:ascii="Minion Pro" w:hAnsi="Minion Pro"/>
          <w:sz w:val="22"/>
          <w:szCs w:val="22"/>
        </w:rPr>
        <w:t xml:space="preserve"> et al. 2009; Yukawa et al. 2009). Similarly, </w:t>
      </w:r>
      <w:r w:rsidR="00DE0FB0" w:rsidRPr="00F57636">
        <w:rPr>
          <w:rFonts w:ascii="Minion Pro" w:hAnsi="Minion Pro"/>
          <w:sz w:val="22"/>
          <w:szCs w:val="22"/>
        </w:rPr>
        <w:t xml:space="preserve">the independent evolution of ericoid mycorrhiza in </w:t>
      </w:r>
      <w:proofErr w:type="spellStart"/>
      <w:r w:rsidR="00DE0FB0" w:rsidRPr="00F57636">
        <w:rPr>
          <w:rFonts w:ascii="Minion Pro" w:hAnsi="Minion Pro"/>
          <w:sz w:val="22"/>
          <w:szCs w:val="22"/>
        </w:rPr>
        <w:t>Diapensiaceae</w:t>
      </w:r>
      <w:proofErr w:type="spellEnd"/>
      <w:r w:rsidR="00DE0FB0" w:rsidRPr="00F57636">
        <w:rPr>
          <w:rFonts w:ascii="Minion Pro" w:hAnsi="Minion Pro"/>
          <w:sz w:val="22"/>
          <w:szCs w:val="22"/>
        </w:rPr>
        <w:t xml:space="preserve"> and </w:t>
      </w:r>
      <w:proofErr w:type="spellStart"/>
      <w:r w:rsidR="00DE0FB0" w:rsidRPr="00F57636">
        <w:rPr>
          <w:rFonts w:ascii="Minion Pro" w:hAnsi="Minion Pro"/>
          <w:sz w:val="22"/>
          <w:szCs w:val="22"/>
        </w:rPr>
        <w:t>Ericaceae</w:t>
      </w:r>
      <w:proofErr w:type="spellEnd"/>
      <w:r w:rsidR="00DE0FB0" w:rsidRPr="00F57636">
        <w:rPr>
          <w:rFonts w:ascii="Minion Pro" w:hAnsi="Minion Pro"/>
          <w:sz w:val="22"/>
          <w:szCs w:val="22"/>
        </w:rPr>
        <w:t xml:space="preserve">, </w:t>
      </w:r>
      <w:r w:rsidR="001A6FA6" w:rsidRPr="00F57636">
        <w:rPr>
          <w:rFonts w:ascii="Minion Pro" w:hAnsi="Minion Pro"/>
          <w:sz w:val="22"/>
          <w:szCs w:val="22"/>
        </w:rPr>
        <w:t>estimated to date back to the Cretaceous (</w:t>
      </w:r>
      <w:proofErr w:type="spellStart"/>
      <w:r w:rsidR="001A6FA6" w:rsidRPr="00F57636">
        <w:rPr>
          <w:rFonts w:ascii="Minion Pro" w:hAnsi="Minion Pro"/>
          <w:sz w:val="22"/>
          <w:szCs w:val="22"/>
        </w:rPr>
        <w:t>Cullings</w:t>
      </w:r>
      <w:proofErr w:type="spellEnd"/>
      <w:r w:rsidR="001A6FA6" w:rsidRPr="00F57636">
        <w:rPr>
          <w:rFonts w:ascii="Minion Pro" w:hAnsi="Minion Pro"/>
          <w:sz w:val="22"/>
          <w:szCs w:val="22"/>
        </w:rPr>
        <w:t xml:space="preserve"> 1996; </w:t>
      </w:r>
      <w:proofErr w:type="spellStart"/>
      <w:r w:rsidR="001A6FA6" w:rsidRPr="00F57636">
        <w:rPr>
          <w:rFonts w:ascii="Minion Pro" w:hAnsi="Minion Pro"/>
          <w:sz w:val="22"/>
          <w:szCs w:val="22"/>
        </w:rPr>
        <w:t>Schwery</w:t>
      </w:r>
      <w:proofErr w:type="spellEnd"/>
      <w:r w:rsidR="001A6FA6" w:rsidRPr="00F57636">
        <w:rPr>
          <w:rFonts w:ascii="Minion Pro" w:hAnsi="Minion Pro"/>
          <w:sz w:val="22"/>
          <w:szCs w:val="22"/>
        </w:rPr>
        <w:t xml:space="preserve"> et al. 2015), is a potential adaptation to nutrient poor, acidic soil</w:t>
      </w:r>
      <w:r w:rsidR="00687008" w:rsidRPr="00F57636">
        <w:rPr>
          <w:rFonts w:ascii="Minion Pro" w:hAnsi="Minion Pro"/>
          <w:sz w:val="22"/>
          <w:szCs w:val="22"/>
        </w:rPr>
        <w:t>s (Smith &amp; Read 2008)</w:t>
      </w:r>
      <w:r w:rsidR="00A51A8F" w:rsidRPr="00F57636">
        <w:rPr>
          <w:rFonts w:ascii="Minion Pro" w:hAnsi="Minion Pro"/>
          <w:sz w:val="22"/>
          <w:szCs w:val="22"/>
        </w:rPr>
        <w:t>. Lastly, t</w:t>
      </w:r>
      <w:r w:rsidR="00687008" w:rsidRPr="00F57636">
        <w:rPr>
          <w:rFonts w:ascii="Minion Pro" w:hAnsi="Minion Pro"/>
          <w:sz w:val="22"/>
          <w:szCs w:val="22"/>
        </w:rPr>
        <w:t xml:space="preserve">ransitions to ectomycorrhiza independently evolved </w:t>
      </w:r>
      <w:r w:rsidR="00DE0FB0" w:rsidRPr="00F57636">
        <w:rPr>
          <w:rFonts w:ascii="Minion Pro" w:hAnsi="Minion Pro"/>
          <w:sz w:val="22"/>
          <w:szCs w:val="22"/>
        </w:rPr>
        <w:t xml:space="preserve">in various gymnosperm (e.g. </w:t>
      </w:r>
      <w:proofErr w:type="spellStart"/>
      <w:r w:rsidR="00DE0FB0" w:rsidRPr="00F57636">
        <w:rPr>
          <w:rFonts w:ascii="Minion Pro" w:hAnsi="Minion Pro"/>
          <w:sz w:val="22"/>
          <w:szCs w:val="22"/>
        </w:rPr>
        <w:t>Pinaceae</w:t>
      </w:r>
      <w:proofErr w:type="spellEnd"/>
      <w:r w:rsidR="00DE0FB0" w:rsidRPr="00F57636">
        <w:rPr>
          <w:rFonts w:ascii="Minion Pro" w:hAnsi="Minion Pro"/>
          <w:sz w:val="22"/>
          <w:szCs w:val="22"/>
        </w:rPr>
        <w:t xml:space="preserve">, </w:t>
      </w:r>
      <w:proofErr w:type="spellStart"/>
      <w:r w:rsidR="00DE0FB0" w:rsidRPr="00F57636">
        <w:rPr>
          <w:rFonts w:ascii="Minion Pro" w:hAnsi="Minion Pro"/>
          <w:i/>
          <w:sz w:val="22"/>
          <w:szCs w:val="22"/>
        </w:rPr>
        <w:t>Gnetum</w:t>
      </w:r>
      <w:proofErr w:type="spellEnd"/>
      <w:r w:rsidR="00DE0FB0" w:rsidRPr="00F57636">
        <w:rPr>
          <w:rFonts w:ascii="Minion Pro" w:hAnsi="Minion Pro"/>
          <w:sz w:val="22"/>
          <w:szCs w:val="22"/>
        </w:rPr>
        <w:t xml:space="preserve">, </w:t>
      </w:r>
      <w:proofErr w:type="spellStart"/>
      <w:r w:rsidR="00DE0FB0" w:rsidRPr="00F57636">
        <w:rPr>
          <w:rFonts w:ascii="Minion Pro" w:hAnsi="Minion Pro"/>
          <w:i/>
          <w:sz w:val="22"/>
          <w:szCs w:val="22"/>
        </w:rPr>
        <w:t>Taxus</w:t>
      </w:r>
      <w:proofErr w:type="spellEnd"/>
      <w:r w:rsidR="00DE0FB0" w:rsidRPr="00F57636">
        <w:rPr>
          <w:rFonts w:ascii="Minion Pro" w:hAnsi="Minion Pro"/>
          <w:sz w:val="22"/>
          <w:szCs w:val="22"/>
        </w:rPr>
        <w:t xml:space="preserve">) and angiosperm lineages (e.g. </w:t>
      </w:r>
      <w:proofErr w:type="spellStart"/>
      <w:r w:rsidR="00DE0FB0" w:rsidRPr="00F57636">
        <w:rPr>
          <w:rFonts w:ascii="Minion Pro" w:hAnsi="Minion Pro"/>
          <w:sz w:val="22"/>
          <w:szCs w:val="22"/>
        </w:rPr>
        <w:t>Nyctaginaceae</w:t>
      </w:r>
      <w:proofErr w:type="spellEnd"/>
      <w:r w:rsidR="00DE0FB0" w:rsidRPr="00F57636">
        <w:rPr>
          <w:rFonts w:ascii="Minion Pro" w:hAnsi="Minion Pro"/>
          <w:sz w:val="22"/>
          <w:szCs w:val="22"/>
        </w:rPr>
        <w:t xml:space="preserve">, </w:t>
      </w:r>
      <w:proofErr w:type="spellStart"/>
      <w:r w:rsidR="00DE0FB0" w:rsidRPr="00F57636">
        <w:rPr>
          <w:rFonts w:ascii="Minion Pro" w:hAnsi="Minion Pro"/>
          <w:sz w:val="22"/>
          <w:szCs w:val="22"/>
        </w:rPr>
        <w:t>Polygonaceae</w:t>
      </w:r>
      <w:proofErr w:type="spellEnd"/>
      <w:r w:rsidR="00DE0FB0" w:rsidRPr="00F57636">
        <w:rPr>
          <w:rFonts w:ascii="Minion Pro" w:hAnsi="Minion Pro"/>
          <w:sz w:val="22"/>
          <w:szCs w:val="22"/>
        </w:rPr>
        <w:t xml:space="preserve">, </w:t>
      </w:r>
      <w:proofErr w:type="spellStart"/>
      <w:r w:rsidR="00DE0FB0" w:rsidRPr="00F57636">
        <w:rPr>
          <w:rFonts w:ascii="Minion Pro" w:hAnsi="Minion Pro"/>
          <w:sz w:val="22"/>
          <w:szCs w:val="22"/>
        </w:rPr>
        <w:t>Myrtaceae</w:t>
      </w:r>
      <w:proofErr w:type="spellEnd"/>
      <w:r w:rsidR="00DE0FB0" w:rsidRPr="00F57636">
        <w:rPr>
          <w:rFonts w:ascii="Minion Pro" w:hAnsi="Minion Pro"/>
          <w:sz w:val="22"/>
          <w:szCs w:val="22"/>
        </w:rPr>
        <w:t xml:space="preserve">, </w:t>
      </w:r>
      <w:proofErr w:type="spellStart"/>
      <w:r w:rsidR="00DE0FB0" w:rsidRPr="00F57636">
        <w:rPr>
          <w:rFonts w:ascii="Minion Pro" w:hAnsi="Minion Pro"/>
          <w:sz w:val="22"/>
          <w:szCs w:val="22"/>
        </w:rPr>
        <w:t>Malvales</w:t>
      </w:r>
      <w:proofErr w:type="spellEnd"/>
      <w:r w:rsidR="00DE0FB0" w:rsidRPr="00F57636">
        <w:rPr>
          <w:rFonts w:ascii="Minion Pro" w:hAnsi="Minion Pro"/>
          <w:sz w:val="22"/>
          <w:szCs w:val="22"/>
        </w:rPr>
        <w:t xml:space="preserve">, </w:t>
      </w:r>
      <w:proofErr w:type="spellStart"/>
      <w:r w:rsidR="00DE0FB0" w:rsidRPr="00F57636">
        <w:rPr>
          <w:rFonts w:ascii="Minion Pro" w:hAnsi="Minion Pro"/>
          <w:sz w:val="22"/>
          <w:szCs w:val="22"/>
        </w:rPr>
        <w:t>Malpighiales</w:t>
      </w:r>
      <w:proofErr w:type="spellEnd"/>
      <w:r w:rsidR="00DE0FB0" w:rsidRPr="00F57636">
        <w:rPr>
          <w:rFonts w:ascii="Minion Pro" w:hAnsi="Minion Pro"/>
          <w:sz w:val="22"/>
          <w:szCs w:val="22"/>
        </w:rPr>
        <w:t xml:space="preserve">, </w:t>
      </w:r>
      <w:proofErr w:type="spellStart"/>
      <w:r w:rsidR="00DE0FB0" w:rsidRPr="00F57636">
        <w:rPr>
          <w:rFonts w:ascii="Minion Pro" w:hAnsi="Minion Pro"/>
          <w:sz w:val="22"/>
          <w:szCs w:val="22"/>
        </w:rPr>
        <w:t>Fabaceae</w:t>
      </w:r>
      <w:proofErr w:type="spellEnd"/>
      <w:r w:rsidR="00DE0FB0" w:rsidRPr="00F57636">
        <w:rPr>
          <w:rFonts w:ascii="Minion Pro" w:hAnsi="Minion Pro"/>
          <w:sz w:val="22"/>
          <w:szCs w:val="22"/>
        </w:rPr>
        <w:t xml:space="preserve">, </w:t>
      </w:r>
      <w:proofErr w:type="spellStart"/>
      <w:r w:rsidR="007610B5" w:rsidRPr="00F57636">
        <w:rPr>
          <w:rFonts w:ascii="Minion Pro" w:hAnsi="Minion Pro"/>
          <w:sz w:val="22"/>
          <w:szCs w:val="22"/>
        </w:rPr>
        <w:t>Fagales</w:t>
      </w:r>
      <w:proofErr w:type="spellEnd"/>
      <w:r w:rsidR="007610B5" w:rsidRPr="00F57636">
        <w:rPr>
          <w:rFonts w:ascii="Minion Pro" w:hAnsi="Minion Pro"/>
          <w:sz w:val="22"/>
          <w:szCs w:val="22"/>
        </w:rPr>
        <w:t>; Figure 1)</w:t>
      </w:r>
      <w:r w:rsidR="00582097" w:rsidRPr="00F57636">
        <w:rPr>
          <w:rFonts w:ascii="Minion Pro" w:hAnsi="Minion Pro"/>
          <w:sz w:val="22"/>
          <w:szCs w:val="22"/>
        </w:rPr>
        <w:t>.</w:t>
      </w:r>
      <w:r w:rsidR="00687008" w:rsidRPr="00F57636">
        <w:rPr>
          <w:rFonts w:ascii="Minion Pro" w:hAnsi="Minion Pro"/>
          <w:sz w:val="22"/>
          <w:szCs w:val="22"/>
        </w:rPr>
        <w:t xml:space="preserve"> </w:t>
      </w:r>
      <w:r w:rsidR="007A44CE" w:rsidRPr="00F57636">
        <w:rPr>
          <w:rFonts w:ascii="Minion Pro" w:hAnsi="Minion Pro"/>
          <w:sz w:val="22"/>
          <w:szCs w:val="22"/>
        </w:rPr>
        <w:t>Parallel to the latter</w:t>
      </w:r>
      <w:ins w:id="186" w:author="Vos, R.A." w:date="2017-10-05T15:58:00Z">
        <w:r w:rsidR="00786C6F">
          <w:rPr>
            <w:rFonts w:ascii="Minion Pro" w:hAnsi="Minion Pro"/>
            <w:sz w:val="22"/>
            <w:szCs w:val="22"/>
          </w:rPr>
          <w:t>,</w:t>
        </w:r>
      </w:ins>
      <w:r w:rsidR="007A44CE" w:rsidRPr="00F57636">
        <w:rPr>
          <w:rFonts w:ascii="Minion Pro" w:hAnsi="Minion Pro"/>
          <w:sz w:val="22"/>
          <w:szCs w:val="22"/>
        </w:rPr>
        <w:t xml:space="preserve"> a shift towards fungi involved in the ectomycorrhizal symbiosis has also occurred in liverworts (Figure 1). </w:t>
      </w:r>
      <w:r w:rsidR="00687008" w:rsidRPr="00F57636">
        <w:rPr>
          <w:rFonts w:ascii="Minion Pro" w:hAnsi="Minion Pro"/>
          <w:sz w:val="22"/>
          <w:szCs w:val="22"/>
        </w:rPr>
        <w:t xml:space="preserve">Although relatively few plant species – mostly trees and shrubs – are ectomycorrhizal, </w:t>
      </w:r>
      <w:r w:rsidR="005F37E9" w:rsidRPr="00F57636">
        <w:rPr>
          <w:rFonts w:ascii="Minion Pro" w:hAnsi="Minion Pro"/>
          <w:sz w:val="22"/>
          <w:szCs w:val="22"/>
        </w:rPr>
        <w:t xml:space="preserve">the worldwide importance of the ectomycorrhizal association is </w:t>
      </w:r>
      <w:r w:rsidR="00A51A8F" w:rsidRPr="00F57636">
        <w:rPr>
          <w:rFonts w:ascii="Minion Pro" w:hAnsi="Minion Pro"/>
          <w:sz w:val="22"/>
          <w:szCs w:val="22"/>
        </w:rPr>
        <w:t>considerable, due to its dominance in temperate forests and</w:t>
      </w:r>
      <w:ins w:id="187" w:author="Vos, R.A." w:date="2017-10-05T16:02:00Z">
        <w:r w:rsidR="006F1FB3">
          <w:rPr>
            <w:rFonts w:ascii="Minion Pro" w:hAnsi="Minion Pro"/>
            <w:sz w:val="22"/>
            <w:szCs w:val="22"/>
          </w:rPr>
          <w:t xml:space="preserve"> in</w:t>
        </w:r>
      </w:ins>
      <w:r w:rsidR="00A51A8F" w:rsidRPr="00F57636">
        <w:rPr>
          <w:rFonts w:ascii="Minion Pro" w:hAnsi="Minion Pro"/>
          <w:sz w:val="22"/>
          <w:szCs w:val="22"/>
        </w:rPr>
        <w:t xml:space="preserve"> tropical rainforests in Southeast Asia. </w:t>
      </w:r>
      <w:proofErr w:type="spellStart"/>
      <w:r w:rsidR="007610B5" w:rsidRPr="00F57636">
        <w:rPr>
          <w:rFonts w:ascii="Minion Pro" w:hAnsi="Minion Pro"/>
          <w:sz w:val="22"/>
          <w:szCs w:val="22"/>
        </w:rPr>
        <w:t>Ectomycorrhizal</w:t>
      </w:r>
      <w:proofErr w:type="spellEnd"/>
      <w:r w:rsidR="007610B5" w:rsidRPr="00F57636">
        <w:rPr>
          <w:rFonts w:ascii="Minion Pro" w:hAnsi="Minion Pro"/>
          <w:sz w:val="22"/>
          <w:szCs w:val="22"/>
        </w:rPr>
        <w:t xml:space="preserve"> symbioses likely emerged in semi-arid forests dominated by conifers under tropical to subtropical climates and diversified in angiosperms and conifer forests driven by a change to cooler climate during the </w:t>
      </w:r>
      <w:proofErr w:type="spellStart"/>
      <w:r w:rsidR="007610B5" w:rsidRPr="00F57636">
        <w:rPr>
          <w:rFonts w:ascii="Minion Pro" w:hAnsi="Minion Pro"/>
          <w:sz w:val="22"/>
          <w:szCs w:val="22"/>
        </w:rPr>
        <w:t>Cenozoic</w:t>
      </w:r>
      <w:proofErr w:type="spellEnd"/>
      <w:r w:rsidR="007610B5" w:rsidRPr="00F57636">
        <w:rPr>
          <w:rFonts w:ascii="Minion Pro" w:hAnsi="Minion Pro"/>
          <w:sz w:val="22"/>
          <w:szCs w:val="22"/>
        </w:rPr>
        <w:t xml:space="preserve"> (Matheny et al. 2009). </w:t>
      </w:r>
    </w:p>
    <w:p w14:paraId="15522690" w14:textId="77777777" w:rsidR="006F1FB3" w:rsidRDefault="006F1FB3" w:rsidP="00D84AC9">
      <w:pPr>
        <w:spacing w:line="288" w:lineRule="auto"/>
        <w:rPr>
          <w:ins w:id="188" w:author="Vos, R.A." w:date="2017-10-05T16:02:00Z"/>
          <w:rFonts w:ascii="Minion Pro" w:hAnsi="Minion Pro"/>
          <w:sz w:val="22"/>
          <w:szCs w:val="22"/>
        </w:rPr>
      </w:pPr>
    </w:p>
    <w:p w14:paraId="0DD30594" w14:textId="0B9E2A2C" w:rsidR="00687008" w:rsidRPr="00F57636" w:rsidRDefault="00A52716" w:rsidP="00D84AC9">
      <w:pPr>
        <w:spacing w:line="288" w:lineRule="auto"/>
        <w:rPr>
          <w:rFonts w:ascii="Minion Pro" w:hAnsi="Minion Pro"/>
          <w:sz w:val="22"/>
          <w:szCs w:val="22"/>
        </w:rPr>
      </w:pPr>
      <w:r w:rsidRPr="00F57636">
        <w:rPr>
          <w:rFonts w:ascii="Minion Pro" w:hAnsi="Minion Pro"/>
          <w:sz w:val="22"/>
          <w:szCs w:val="22"/>
        </w:rPr>
        <w:t>Transitions f</w:t>
      </w:r>
      <w:r w:rsidR="002C007F" w:rsidRPr="00F57636">
        <w:rPr>
          <w:rFonts w:ascii="Minion Pro" w:hAnsi="Minion Pro"/>
          <w:sz w:val="22"/>
          <w:szCs w:val="22"/>
        </w:rPr>
        <w:t xml:space="preserve">rom diffuse Glomeromycota </w:t>
      </w:r>
      <w:r w:rsidRPr="00F57636">
        <w:rPr>
          <w:rFonts w:ascii="Minion Pro" w:hAnsi="Minion Pro"/>
          <w:sz w:val="22"/>
          <w:szCs w:val="22"/>
        </w:rPr>
        <w:t>associations</w:t>
      </w:r>
      <w:r w:rsidR="002C007F" w:rsidRPr="00F57636">
        <w:rPr>
          <w:rFonts w:ascii="Minion Pro" w:hAnsi="Minion Pro"/>
          <w:sz w:val="22"/>
          <w:szCs w:val="22"/>
        </w:rPr>
        <w:t xml:space="preserve"> to</w:t>
      </w:r>
      <w:r w:rsidRPr="00F57636">
        <w:rPr>
          <w:rFonts w:ascii="Minion Pro" w:hAnsi="Minion Pro"/>
          <w:sz w:val="22"/>
          <w:szCs w:val="22"/>
        </w:rPr>
        <w:t xml:space="preserve"> symbiosis with</w:t>
      </w:r>
      <w:r w:rsidR="002C007F" w:rsidRPr="00F57636">
        <w:rPr>
          <w:rFonts w:ascii="Minion Pro" w:hAnsi="Minion Pro"/>
          <w:sz w:val="22"/>
          <w:szCs w:val="22"/>
        </w:rPr>
        <w:t xml:space="preserve"> Ascomycota and Basidiomycota </w:t>
      </w:r>
      <w:del w:id="189" w:author="Vos, R.A." w:date="2017-10-05T16:04:00Z">
        <w:r w:rsidRPr="00F57636" w:rsidDel="006F1FB3">
          <w:rPr>
            <w:rFonts w:ascii="Minion Pro" w:hAnsi="Minion Pro"/>
            <w:sz w:val="22"/>
            <w:szCs w:val="22"/>
          </w:rPr>
          <w:delText xml:space="preserve">also </w:delText>
        </w:r>
      </w:del>
      <w:r w:rsidRPr="00F57636">
        <w:rPr>
          <w:rFonts w:ascii="Minion Pro" w:hAnsi="Minion Pro"/>
          <w:sz w:val="22"/>
          <w:szCs w:val="22"/>
        </w:rPr>
        <w:t>le</w:t>
      </w:r>
      <w:del w:id="190" w:author="Vos, R.A." w:date="2017-10-05T16:04:00Z">
        <w:r w:rsidRPr="00F57636" w:rsidDel="006F1FB3">
          <w:rPr>
            <w:rFonts w:ascii="Minion Pro" w:hAnsi="Minion Pro"/>
            <w:sz w:val="22"/>
            <w:szCs w:val="22"/>
          </w:rPr>
          <w:delText>a</w:delText>
        </w:r>
      </w:del>
      <w:r w:rsidRPr="00F57636">
        <w:rPr>
          <w:rFonts w:ascii="Minion Pro" w:hAnsi="Minion Pro"/>
          <w:sz w:val="22"/>
          <w:szCs w:val="22"/>
        </w:rPr>
        <w:t>d to an increase in interaction</w:t>
      </w:r>
      <w:r w:rsidR="002C007F" w:rsidRPr="00F57636">
        <w:rPr>
          <w:rFonts w:ascii="Minion Pro" w:hAnsi="Minion Pro"/>
          <w:sz w:val="22"/>
          <w:szCs w:val="22"/>
        </w:rPr>
        <w:t xml:space="preserve"> compartmentalization and specificity (van der </w:t>
      </w:r>
      <w:proofErr w:type="spellStart"/>
      <w:r w:rsidR="002C007F" w:rsidRPr="00F57636">
        <w:rPr>
          <w:rFonts w:ascii="Minion Pro" w:hAnsi="Minion Pro"/>
          <w:sz w:val="22"/>
          <w:szCs w:val="22"/>
        </w:rPr>
        <w:t>Heijden</w:t>
      </w:r>
      <w:proofErr w:type="spellEnd"/>
      <w:r w:rsidR="002C007F" w:rsidRPr="00F57636">
        <w:rPr>
          <w:rFonts w:ascii="Minion Pro" w:hAnsi="Minion Pro"/>
          <w:sz w:val="22"/>
          <w:szCs w:val="22"/>
        </w:rPr>
        <w:t xml:space="preserve"> et al. 20</w:t>
      </w:r>
      <w:r w:rsidRPr="00F57636">
        <w:rPr>
          <w:rFonts w:ascii="Minion Pro" w:hAnsi="Minion Pro"/>
          <w:sz w:val="22"/>
          <w:szCs w:val="22"/>
        </w:rPr>
        <w:t xml:space="preserve">15). </w:t>
      </w:r>
      <w:r w:rsidR="002C007F" w:rsidRPr="00F57636">
        <w:rPr>
          <w:rFonts w:ascii="Minion Pro" w:hAnsi="Minion Pro"/>
          <w:sz w:val="22"/>
          <w:szCs w:val="22"/>
        </w:rPr>
        <w:t xml:space="preserve"> </w:t>
      </w:r>
      <w:r w:rsidR="00261918" w:rsidRPr="00F57636">
        <w:rPr>
          <w:rFonts w:ascii="Minion Pro" w:hAnsi="Minion Pro"/>
          <w:sz w:val="22"/>
          <w:szCs w:val="22"/>
        </w:rPr>
        <w:t xml:space="preserve">Loss of mycorrhizal symbiosis has occurred from all single association states, mostly at relatively low transition rates (Figure 3). </w:t>
      </w:r>
      <w:r w:rsidR="00A16E89" w:rsidRPr="00F57636">
        <w:rPr>
          <w:rFonts w:ascii="Minion Pro" w:hAnsi="Minion Pro"/>
          <w:sz w:val="22"/>
          <w:szCs w:val="22"/>
        </w:rPr>
        <w:t xml:space="preserve">These transitions are explained by </w:t>
      </w:r>
      <w:r w:rsidR="00F57636" w:rsidRPr="00F57636">
        <w:rPr>
          <w:rFonts w:ascii="Minion Pro" w:hAnsi="Minion Pro"/>
          <w:sz w:val="22"/>
          <w:szCs w:val="22"/>
        </w:rPr>
        <w:t>plant adaptations to either nutrient-rich or extremely nutrient-</w:t>
      </w:r>
      <w:r w:rsidR="00A16E89" w:rsidRPr="00F57636">
        <w:rPr>
          <w:rFonts w:ascii="Minion Pro" w:hAnsi="Minion Pro"/>
          <w:sz w:val="22"/>
          <w:szCs w:val="22"/>
        </w:rPr>
        <w:t>poor soils, for which the benefits of the symbiosis do</w:t>
      </w:r>
      <w:del w:id="191" w:author="Vos, R.A." w:date="2017-10-05T16:04:00Z">
        <w:r w:rsidR="00A16E89" w:rsidRPr="00F57636" w:rsidDel="006F1FB3">
          <w:rPr>
            <w:rFonts w:ascii="Minion Pro" w:hAnsi="Minion Pro"/>
            <w:sz w:val="22"/>
            <w:szCs w:val="22"/>
          </w:rPr>
          <w:delText>es</w:delText>
        </w:r>
      </w:del>
      <w:r w:rsidR="00A16E89" w:rsidRPr="00F57636">
        <w:rPr>
          <w:rFonts w:ascii="Minion Pro" w:hAnsi="Minion Pro"/>
          <w:sz w:val="22"/>
          <w:szCs w:val="22"/>
        </w:rPr>
        <w:t xml:space="preserve"> not outweigh its costs (</w:t>
      </w:r>
      <w:proofErr w:type="spellStart"/>
      <w:r w:rsidR="00A16E89" w:rsidRPr="00F57636">
        <w:rPr>
          <w:rFonts w:ascii="Minion Pro" w:hAnsi="Minion Pro"/>
          <w:sz w:val="22"/>
          <w:szCs w:val="22"/>
        </w:rPr>
        <w:t>Lambers</w:t>
      </w:r>
      <w:proofErr w:type="spellEnd"/>
      <w:r w:rsidR="00A16E89" w:rsidRPr="00F57636">
        <w:rPr>
          <w:rFonts w:ascii="Minion Pro" w:hAnsi="Minion Pro"/>
          <w:sz w:val="22"/>
          <w:szCs w:val="22"/>
        </w:rPr>
        <w:t xml:space="preserve"> &amp; </w:t>
      </w:r>
      <w:proofErr w:type="spellStart"/>
      <w:r w:rsidR="00A16E89" w:rsidRPr="00F57636">
        <w:rPr>
          <w:rFonts w:ascii="Minion Pro" w:hAnsi="Minion Pro"/>
          <w:sz w:val="22"/>
          <w:szCs w:val="22"/>
        </w:rPr>
        <w:t>Teste</w:t>
      </w:r>
      <w:proofErr w:type="spellEnd"/>
      <w:r w:rsidR="00A16E89" w:rsidRPr="00F57636">
        <w:rPr>
          <w:rFonts w:ascii="Minion Pro" w:hAnsi="Minion Pro"/>
          <w:sz w:val="22"/>
          <w:szCs w:val="22"/>
        </w:rPr>
        <w:t xml:space="preserve"> 2013). </w:t>
      </w:r>
      <w:commentRangeStart w:id="192"/>
      <w:r w:rsidR="00261918" w:rsidRPr="00F57636">
        <w:rPr>
          <w:rFonts w:ascii="Minion Pro" w:hAnsi="Minion Pro"/>
          <w:sz w:val="22"/>
          <w:szCs w:val="22"/>
        </w:rPr>
        <w:t xml:space="preserve">However, transition rates towards the non-mycorrhizal state may have been underestimated here, since several non-mycorrhizal angiosperm lineages (all with recent evolutionary origin; </w:t>
      </w:r>
      <w:proofErr w:type="spellStart"/>
      <w:r w:rsidR="00261918" w:rsidRPr="00F57636">
        <w:rPr>
          <w:rFonts w:ascii="Minion Pro" w:hAnsi="Minion Pro"/>
          <w:sz w:val="22"/>
          <w:szCs w:val="22"/>
        </w:rPr>
        <w:t>Maherali</w:t>
      </w:r>
      <w:proofErr w:type="spellEnd"/>
      <w:r w:rsidR="00261918" w:rsidRPr="00F57636">
        <w:rPr>
          <w:rFonts w:ascii="Minion Pro" w:hAnsi="Minion Pro"/>
          <w:sz w:val="22"/>
          <w:szCs w:val="22"/>
        </w:rPr>
        <w:t xml:space="preserve"> et al. 2016) have not been included. </w:t>
      </w:r>
      <w:commentRangeEnd w:id="192"/>
      <w:r w:rsidR="006F1FB3">
        <w:rPr>
          <w:rStyle w:val="Verwijzingopmerking"/>
          <w:rFonts w:asciiTheme="minorHAnsi" w:hAnsiTheme="minorHAnsi" w:cstheme="minorBidi"/>
          <w:lang w:val="nl-NL" w:eastAsia="nl-NL"/>
        </w:rPr>
        <w:commentReference w:id="192"/>
      </w:r>
    </w:p>
    <w:p w14:paraId="7389A846" w14:textId="77777777" w:rsidR="00687008" w:rsidRPr="00F57636" w:rsidRDefault="00687008" w:rsidP="00D84AC9">
      <w:pPr>
        <w:spacing w:line="288" w:lineRule="auto"/>
        <w:rPr>
          <w:rFonts w:ascii="Minion Pro" w:hAnsi="Minion Pro"/>
          <w:sz w:val="22"/>
          <w:szCs w:val="22"/>
        </w:rPr>
      </w:pPr>
    </w:p>
    <w:p w14:paraId="794637E1" w14:textId="4C713043" w:rsidR="00D84AC9" w:rsidRPr="00F57636" w:rsidRDefault="007402A9" w:rsidP="00D84AC9">
      <w:pPr>
        <w:spacing w:line="288" w:lineRule="auto"/>
        <w:rPr>
          <w:rFonts w:ascii="Minion Pro" w:hAnsi="Minion Pro"/>
          <w:sz w:val="22"/>
          <w:szCs w:val="22"/>
        </w:rPr>
      </w:pPr>
      <w:r w:rsidRPr="00F57636">
        <w:rPr>
          <w:rFonts w:ascii="Minion Pro" w:hAnsi="Minion Pro"/>
          <w:sz w:val="22"/>
          <w:szCs w:val="22"/>
        </w:rPr>
        <w:t>O</w:t>
      </w:r>
      <w:r w:rsidR="00A7150C" w:rsidRPr="00F57636">
        <w:rPr>
          <w:rFonts w:ascii="Minion Pro" w:hAnsi="Minion Pro"/>
          <w:sz w:val="22"/>
          <w:szCs w:val="22"/>
        </w:rPr>
        <w:t xml:space="preserve">ur results </w:t>
      </w:r>
      <w:r w:rsidR="0061781D">
        <w:rPr>
          <w:rFonts w:ascii="Minion Pro" w:hAnsi="Minion Pro"/>
          <w:sz w:val="22"/>
          <w:szCs w:val="22"/>
        </w:rPr>
        <w:t xml:space="preserve">portray an evolutionary scenario of </w:t>
      </w:r>
      <w:del w:id="193" w:author="Vos, R.A." w:date="2017-10-05T16:06:00Z">
        <w:r w:rsidR="0061781D" w:rsidDel="006F1FB3">
          <w:rPr>
            <w:rFonts w:ascii="Minion Pro" w:hAnsi="Minion Pro"/>
            <w:sz w:val="22"/>
            <w:szCs w:val="22"/>
          </w:rPr>
          <w:delText xml:space="preserve">the </w:delText>
        </w:r>
      </w:del>
      <w:ins w:id="194" w:author="Vos, R.A." w:date="2017-10-05T16:06:00Z">
        <w:r w:rsidR="006F1FB3">
          <w:rPr>
            <w:rFonts w:ascii="Minion Pro" w:hAnsi="Minion Pro"/>
            <w:sz w:val="22"/>
            <w:szCs w:val="22"/>
          </w:rPr>
          <w:t xml:space="preserve">evolution of </w:t>
        </w:r>
      </w:ins>
      <w:r w:rsidR="0061781D">
        <w:rPr>
          <w:rFonts w:ascii="Minion Pro" w:hAnsi="Minion Pro"/>
          <w:sz w:val="22"/>
          <w:szCs w:val="22"/>
        </w:rPr>
        <w:t>mycorrhizal symbiosis with</w:t>
      </w:r>
      <w:r w:rsidR="00A7150C" w:rsidRPr="00F57636">
        <w:rPr>
          <w:rFonts w:ascii="Minion Pro" w:hAnsi="Minion Pro"/>
          <w:sz w:val="22"/>
          <w:szCs w:val="22"/>
        </w:rPr>
        <w:t xml:space="preserve"> </w:t>
      </w:r>
      <w:r w:rsidR="0061781D">
        <w:rPr>
          <w:rFonts w:ascii="Minion Pro" w:hAnsi="Minion Pro"/>
          <w:sz w:val="22"/>
          <w:szCs w:val="22"/>
        </w:rPr>
        <w:t>a</w:t>
      </w:r>
      <w:r w:rsidR="00A7150C" w:rsidRPr="00F57636">
        <w:rPr>
          <w:rFonts w:ascii="Minion Pro" w:hAnsi="Minion Pro"/>
          <w:sz w:val="22"/>
          <w:szCs w:val="22"/>
        </w:rPr>
        <w:t xml:space="preserve"> prominent role for Mucoromycotina </w:t>
      </w:r>
      <w:r w:rsidR="0061781D">
        <w:rPr>
          <w:rFonts w:ascii="Minion Pro" w:hAnsi="Minion Pro"/>
          <w:sz w:val="22"/>
          <w:szCs w:val="22"/>
        </w:rPr>
        <w:t>in the early stages of land plant diversification. In most plant lineages</w:t>
      </w:r>
      <w:ins w:id="195" w:author="Vos, R.A." w:date="2017-10-05T16:07:00Z">
        <w:r w:rsidR="006F1FB3">
          <w:rPr>
            <w:rFonts w:ascii="Minion Pro" w:hAnsi="Minion Pro"/>
            <w:sz w:val="22"/>
            <w:szCs w:val="22"/>
          </w:rPr>
          <w:t>,</w:t>
        </w:r>
      </w:ins>
      <w:r w:rsidR="0061781D">
        <w:rPr>
          <w:rFonts w:ascii="Minion Pro" w:hAnsi="Minion Pro"/>
          <w:sz w:val="22"/>
          <w:szCs w:val="22"/>
        </w:rPr>
        <w:t xml:space="preserve"> </w:t>
      </w:r>
      <w:ins w:id="196" w:author="Vos, R.A." w:date="2017-10-05T16:07:00Z">
        <w:r w:rsidR="006F1FB3">
          <w:rPr>
            <w:rFonts w:ascii="Minion Pro" w:hAnsi="Minion Pro"/>
            <w:sz w:val="22"/>
            <w:szCs w:val="22"/>
          </w:rPr>
          <w:t>Glomeromycotina, the dominant mycorrhizal symbionts of extant land plants</w:t>
        </w:r>
      </w:ins>
      <w:ins w:id="197" w:author="Vos, R.A." w:date="2017-10-05T16:08:00Z">
        <w:r w:rsidR="006F1FB3">
          <w:rPr>
            <w:rFonts w:ascii="Minion Pro" w:hAnsi="Minion Pro"/>
            <w:sz w:val="22"/>
            <w:szCs w:val="22"/>
          </w:rPr>
          <w:t>,</w:t>
        </w:r>
      </w:ins>
      <w:ins w:id="198" w:author="Vos, R.A." w:date="2017-10-05T16:07:00Z">
        <w:r w:rsidR="006F1FB3">
          <w:rPr>
            <w:rFonts w:ascii="Minion Pro" w:hAnsi="Minion Pro"/>
            <w:sz w:val="22"/>
            <w:szCs w:val="22"/>
          </w:rPr>
          <w:t xml:space="preserve"> subsequently replaced </w:t>
        </w:r>
      </w:ins>
      <w:r w:rsidR="0061781D">
        <w:rPr>
          <w:rFonts w:ascii="Minion Pro" w:hAnsi="Minion Pro"/>
          <w:sz w:val="22"/>
          <w:szCs w:val="22"/>
        </w:rPr>
        <w:t>Mucoromycotina</w:t>
      </w:r>
      <w:del w:id="199" w:author="Vos, R.A." w:date="2017-10-05T16:07:00Z">
        <w:r w:rsidR="0061781D" w:rsidDel="006F1FB3">
          <w:rPr>
            <w:rFonts w:ascii="Minion Pro" w:hAnsi="Minion Pro"/>
            <w:sz w:val="22"/>
            <w:szCs w:val="22"/>
          </w:rPr>
          <w:delText xml:space="preserve"> were s</w:delText>
        </w:r>
        <w:r w:rsidR="00331928" w:rsidDel="006F1FB3">
          <w:rPr>
            <w:rFonts w:ascii="Minion Pro" w:hAnsi="Minion Pro"/>
            <w:sz w:val="22"/>
            <w:szCs w:val="22"/>
          </w:rPr>
          <w:delText xml:space="preserve">ubsequently replaced by Glomeromycotina, </w:delText>
        </w:r>
        <w:r w:rsidR="0061781D" w:rsidDel="006F1FB3">
          <w:rPr>
            <w:rFonts w:ascii="Minion Pro" w:hAnsi="Minion Pro"/>
            <w:sz w:val="22"/>
            <w:szCs w:val="22"/>
          </w:rPr>
          <w:delText>the dominant mycorrhizal symbionts of extant land plants</w:delText>
        </w:r>
      </w:del>
      <w:r w:rsidR="0061781D">
        <w:rPr>
          <w:rFonts w:ascii="Minion Pro" w:hAnsi="Minion Pro"/>
          <w:sz w:val="22"/>
          <w:szCs w:val="22"/>
        </w:rPr>
        <w:t xml:space="preserve">. </w:t>
      </w:r>
      <w:r w:rsidR="008B1C49">
        <w:rPr>
          <w:rFonts w:ascii="Minion Pro" w:hAnsi="Minion Pro"/>
          <w:sz w:val="22"/>
          <w:szCs w:val="22"/>
        </w:rPr>
        <w:t>Later on</w:t>
      </w:r>
      <w:r w:rsidR="0061781D">
        <w:rPr>
          <w:rFonts w:ascii="Minion Pro" w:hAnsi="Minion Pro"/>
          <w:sz w:val="22"/>
          <w:szCs w:val="22"/>
        </w:rPr>
        <w:t xml:space="preserve">, </w:t>
      </w:r>
      <w:r w:rsidR="008B1C49">
        <w:rPr>
          <w:rFonts w:ascii="Minion Pro" w:hAnsi="Minion Pro"/>
          <w:sz w:val="22"/>
          <w:szCs w:val="22"/>
        </w:rPr>
        <w:t>several transitions from Glomeromycotina to</w:t>
      </w:r>
      <w:r w:rsidR="00331928">
        <w:rPr>
          <w:rFonts w:ascii="Minion Pro" w:hAnsi="Minion Pro"/>
          <w:sz w:val="22"/>
          <w:szCs w:val="22"/>
        </w:rPr>
        <w:t xml:space="preserve"> various Ascomyc</w:t>
      </w:r>
      <w:r w:rsidR="008B1C49">
        <w:rPr>
          <w:rFonts w:ascii="Minion Pro" w:hAnsi="Minion Pro"/>
          <w:sz w:val="22"/>
          <w:szCs w:val="22"/>
        </w:rPr>
        <w:t xml:space="preserve">ota and Basidiomycota lineages have occurred, establishing novel mycorrhizal syndromes, such as orchid, ericoid, and ectomycorrhizas. </w:t>
      </w:r>
      <w:r w:rsidR="00984AF2">
        <w:rPr>
          <w:rFonts w:ascii="Minion Pro" w:hAnsi="Minion Pro"/>
          <w:sz w:val="22"/>
          <w:szCs w:val="22"/>
        </w:rPr>
        <w:t xml:space="preserve">Our findings demonstrate the importance of Mucoromycotina fungi for our understanding of the </w:t>
      </w:r>
      <w:ins w:id="200" w:author="Vos, R.A." w:date="2017-10-05T16:08:00Z">
        <w:r w:rsidR="005F391D">
          <w:rPr>
            <w:rFonts w:ascii="Minion Pro" w:hAnsi="Minion Pro"/>
            <w:sz w:val="22"/>
            <w:szCs w:val="22"/>
          </w:rPr>
          <w:t xml:space="preserve">early </w:t>
        </w:r>
      </w:ins>
      <w:r w:rsidR="00984AF2">
        <w:rPr>
          <w:rFonts w:ascii="Minion Pro" w:hAnsi="Minion Pro"/>
          <w:sz w:val="22"/>
          <w:szCs w:val="22"/>
        </w:rPr>
        <w:t xml:space="preserve">evolution of the mycorrhizal symbiosis. We still know very little about the biology of symbiotic </w:t>
      </w:r>
      <w:proofErr w:type="spellStart"/>
      <w:r w:rsidR="00984AF2">
        <w:rPr>
          <w:rFonts w:ascii="Minion Pro" w:hAnsi="Minion Pro"/>
          <w:sz w:val="22"/>
          <w:szCs w:val="22"/>
        </w:rPr>
        <w:t>Mucoromyctina</w:t>
      </w:r>
      <w:proofErr w:type="spellEnd"/>
      <w:r w:rsidR="00984AF2">
        <w:rPr>
          <w:rFonts w:ascii="Minion Pro" w:hAnsi="Minion Pro"/>
          <w:sz w:val="22"/>
          <w:szCs w:val="22"/>
        </w:rPr>
        <w:t>. T</w:t>
      </w:r>
      <w:r w:rsidR="00261C8E" w:rsidRPr="00F57636">
        <w:rPr>
          <w:rFonts w:ascii="Minion Pro" w:hAnsi="Minion Pro"/>
          <w:sz w:val="22"/>
          <w:szCs w:val="22"/>
        </w:rPr>
        <w:t xml:space="preserve">heir presence as mycorrhizal fungi in land plants has been overlooked until recently (Bidartondo et al. 2011), and it is likely that further screening of land plants will reveal that many more plant taxa are associated with Mucoromycotina. </w:t>
      </w:r>
    </w:p>
    <w:p w14:paraId="43693A51" w14:textId="77777777" w:rsidR="003F5877" w:rsidRDefault="003F5877" w:rsidP="004032EC">
      <w:pPr>
        <w:spacing w:line="288" w:lineRule="auto"/>
        <w:rPr>
          <w:rFonts w:ascii="Minion Pro" w:hAnsi="Minion Pro"/>
          <w:b/>
          <w:sz w:val="22"/>
          <w:szCs w:val="22"/>
        </w:rPr>
      </w:pPr>
    </w:p>
    <w:p w14:paraId="7B152398" w14:textId="2658FFBE" w:rsidR="00B55F25" w:rsidRPr="00F57636" w:rsidRDefault="00B55F25" w:rsidP="004032EC">
      <w:pPr>
        <w:spacing w:line="288" w:lineRule="auto"/>
        <w:rPr>
          <w:rFonts w:ascii="Minion Pro" w:hAnsi="Minion Pro"/>
          <w:b/>
          <w:sz w:val="22"/>
          <w:szCs w:val="22"/>
        </w:rPr>
      </w:pPr>
      <w:r w:rsidRPr="00F57636">
        <w:rPr>
          <w:rFonts w:ascii="Minion Pro" w:hAnsi="Minion Pro"/>
          <w:b/>
          <w:sz w:val="22"/>
          <w:szCs w:val="22"/>
        </w:rPr>
        <w:t>Materials &amp; Methods</w:t>
      </w:r>
    </w:p>
    <w:p w14:paraId="2C51F307" w14:textId="77777777" w:rsidR="00B55F25" w:rsidRPr="00F57636" w:rsidRDefault="00B55F25" w:rsidP="00B55F25">
      <w:pPr>
        <w:spacing w:line="288" w:lineRule="auto"/>
        <w:rPr>
          <w:rFonts w:ascii="Minion Pro" w:hAnsi="Minion Pro"/>
          <w:i/>
          <w:sz w:val="22"/>
          <w:szCs w:val="22"/>
        </w:rPr>
      </w:pPr>
      <w:commentRangeStart w:id="201"/>
      <w:r w:rsidRPr="00F57636">
        <w:rPr>
          <w:rFonts w:ascii="Minion Pro" w:hAnsi="Minion Pro"/>
          <w:i/>
          <w:sz w:val="22"/>
          <w:szCs w:val="22"/>
        </w:rPr>
        <w:t>Data collection</w:t>
      </w:r>
      <w:commentRangeEnd w:id="201"/>
      <w:r w:rsidR="00D854D6">
        <w:rPr>
          <w:rStyle w:val="Verwijzingopmerking"/>
          <w:rFonts w:asciiTheme="minorHAnsi" w:hAnsiTheme="minorHAnsi" w:cstheme="minorBidi"/>
          <w:lang w:val="nl-NL" w:eastAsia="nl-NL"/>
        </w:rPr>
        <w:commentReference w:id="201"/>
      </w:r>
    </w:p>
    <w:p w14:paraId="2DFD9103" w14:textId="77777777" w:rsidR="005F391D" w:rsidRDefault="00584F29" w:rsidP="00D33C4D">
      <w:pPr>
        <w:spacing w:line="288" w:lineRule="auto"/>
        <w:rPr>
          <w:ins w:id="202" w:author="Vos, R.A." w:date="2017-10-05T16:18:00Z"/>
          <w:rFonts w:ascii="Minion Pro" w:hAnsi="Minion Pro"/>
          <w:sz w:val="22"/>
          <w:szCs w:val="22"/>
        </w:rPr>
      </w:pPr>
      <w:del w:id="203" w:author="Vos, R.A." w:date="2017-10-05T16:09:00Z">
        <w:r w:rsidRPr="00306B7F" w:rsidDel="005F391D">
          <w:rPr>
            <w:rFonts w:ascii="Minion Pro" w:hAnsi="Minion Pro"/>
            <w:sz w:val="22"/>
            <w:szCs w:val="22"/>
          </w:rPr>
          <w:delText>In order t</w:delText>
        </w:r>
      </w:del>
      <w:ins w:id="204" w:author="Vos, R.A." w:date="2017-10-05T16:09:00Z">
        <w:r w:rsidR="005F391D">
          <w:rPr>
            <w:rFonts w:ascii="Minion Pro" w:hAnsi="Minion Pro"/>
            <w:sz w:val="22"/>
            <w:szCs w:val="22"/>
          </w:rPr>
          <w:t>T</w:t>
        </w:r>
      </w:ins>
      <w:r w:rsidRPr="00306B7F">
        <w:rPr>
          <w:rFonts w:ascii="Minion Pro" w:hAnsi="Minion Pro"/>
          <w:sz w:val="22"/>
          <w:szCs w:val="22"/>
        </w:rPr>
        <w:t xml:space="preserve">o compile a </w:t>
      </w:r>
      <w:del w:id="205" w:author="Vos, R.A." w:date="2017-10-05T16:15:00Z">
        <w:r w:rsidRPr="00306B7F" w:rsidDel="005F391D">
          <w:rPr>
            <w:rFonts w:ascii="Minion Pro" w:hAnsi="Minion Pro"/>
            <w:sz w:val="22"/>
            <w:szCs w:val="22"/>
          </w:rPr>
          <w:delText xml:space="preserve">database </w:delText>
        </w:r>
      </w:del>
      <w:ins w:id="206" w:author="Vos, R.A." w:date="2017-10-05T16:15:00Z">
        <w:r w:rsidR="005F391D">
          <w:rPr>
            <w:rFonts w:ascii="Minion Pro" w:hAnsi="Minion Pro"/>
            <w:sz w:val="22"/>
            <w:szCs w:val="22"/>
          </w:rPr>
          <w:t>dataset</w:t>
        </w:r>
        <w:r w:rsidR="005F391D" w:rsidRPr="00306B7F">
          <w:rPr>
            <w:rFonts w:ascii="Minion Pro" w:hAnsi="Minion Pro"/>
            <w:sz w:val="22"/>
            <w:szCs w:val="22"/>
          </w:rPr>
          <w:t xml:space="preserve"> </w:t>
        </w:r>
      </w:ins>
      <w:r w:rsidRPr="00306B7F">
        <w:rPr>
          <w:rFonts w:ascii="Minion Pro" w:hAnsi="Minion Pro"/>
          <w:sz w:val="22"/>
          <w:szCs w:val="22"/>
        </w:rPr>
        <w:t xml:space="preserve">of plants and their mycorrhizal fungi we searched </w:t>
      </w:r>
      <w:del w:id="207" w:author="Vos, R.A." w:date="2017-10-05T16:09:00Z">
        <w:r w:rsidRPr="00306B7F" w:rsidDel="005F391D">
          <w:rPr>
            <w:rFonts w:ascii="Minion Pro" w:hAnsi="Minion Pro"/>
            <w:sz w:val="22"/>
            <w:szCs w:val="22"/>
          </w:rPr>
          <w:delText>Genbank</w:delText>
        </w:r>
      </w:del>
      <w:ins w:id="208" w:author="Vos, R.A." w:date="2017-10-05T16:09:00Z">
        <w:r w:rsidR="005F391D" w:rsidRPr="00306B7F">
          <w:rPr>
            <w:rFonts w:ascii="Minion Pro" w:hAnsi="Minion Pro"/>
            <w:sz w:val="22"/>
            <w:szCs w:val="22"/>
          </w:rPr>
          <w:t>GenBank</w:t>
        </w:r>
      </w:ins>
      <w:r w:rsidRPr="00306B7F">
        <w:rPr>
          <w:rFonts w:ascii="Minion Pro" w:hAnsi="Minion Pro"/>
          <w:sz w:val="22"/>
          <w:szCs w:val="22"/>
        </w:rPr>
        <w:t xml:space="preserve"> for records of </w:t>
      </w:r>
      <w:del w:id="209" w:author="Vos, R.A." w:date="2017-10-05T16:09:00Z">
        <w:r w:rsidRPr="00306B7F" w:rsidDel="005F391D">
          <w:rPr>
            <w:rFonts w:ascii="Minion Pro" w:hAnsi="Minion Pro"/>
            <w:sz w:val="22"/>
            <w:szCs w:val="22"/>
          </w:rPr>
          <w:delText>Gomeromycot</w:delText>
        </w:r>
        <w:r w:rsidR="00FE5F5C" w:rsidRPr="00306B7F" w:rsidDel="005F391D">
          <w:rPr>
            <w:rFonts w:ascii="Minion Pro" w:hAnsi="Minion Pro"/>
            <w:sz w:val="22"/>
            <w:szCs w:val="22"/>
          </w:rPr>
          <w:delText>ina</w:delText>
        </w:r>
      </w:del>
      <w:ins w:id="210" w:author="Vos, R.A." w:date="2017-10-05T16:09:00Z">
        <w:r w:rsidR="005F391D" w:rsidRPr="00306B7F">
          <w:rPr>
            <w:rFonts w:ascii="Minion Pro" w:hAnsi="Minion Pro"/>
            <w:sz w:val="22"/>
            <w:szCs w:val="22"/>
          </w:rPr>
          <w:t>Glomeromycotina</w:t>
        </w:r>
      </w:ins>
      <w:r w:rsidR="00FE5F5C" w:rsidRPr="00306B7F">
        <w:rPr>
          <w:rFonts w:ascii="Minion Pro" w:hAnsi="Minion Pro"/>
          <w:sz w:val="22"/>
          <w:szCs w:val="22"/>
        </w:rPr>
        <w:t xml:space="preserve"> (at the time of the search Glomeromycota)</w:t>
      </w:r>
      <w:r w:rsidRPr="00306B7F">
        <w:rPr>
          <w:rFonts w:ascii="Minion Pro" w:hAnsi="Minion Pro"/>
          <w:sz w:val="22"/>
          <w:szCs w:val="22"/>
        </w:rPr>
        <w:t xml:space="preserve">, Mucoromycotina, Ascomycota and Basidiomycota </w:t>
      </w:r>
      <w:del w:id="211" w:author="Vos, R.A." w:date="2017-10-05T16:12:00Z">
        <w:r w:rsidRPr="00306B7F" w:rsidDel="005F391D">
          <w:rPr>
            <w:rFonts w:ascii="Minion Pro" w:hAnsi="Minion Pro"/>
            <w:sz w:val="22"/>
            <w:szCs w:val="22"/>
          </w:rPr>
          <w:delText>for which the</w:delText>
        </w:r>
      </w:del>
      <w:ins w:id="212" w:author="Vos, R.A." w:date="2017-10-05T16:16:00Z">
        <w:r w:rsidR="005F391D">
          <w:rPr>
            <w:rFonts w:ascii="Minion Pro" w:hAnsi="Minion Pro"/>
            <w:sz w:val="22"/>
            <w:szCs w:val="22"/>
          </w:rPr>
          <w:t>that had</w:t>
        </w:r>
      </w:ins>
      <w:ins w:id="213" w:author="Vos, R.A." w:date="2017-10-05T16:12:00Z">
        <w:r w:rsidR="005F391D">
          <w:rPr>
            <w:rFonts w:ascii="Minion Pro" w:hAnsi="Minion Pro"/>
            <w:sz w:val="22"/>
            <w:szCs w:val="22"/>
          </w:rPr>
          <w:t xml:space="preserve"> annotations recording the</w:t>
        </w:r>
      </w:ins>
      <w:r w:rsidRPr="00306B7F">
        <w:rPr>
          <w:rFonts w:ascii="Minion Pro" w:hAnsi="Minion Pro"/>
          <w:sz w:val="22"/>
          <w:szCs w:val="22"/>
        </w:rPr>
        <w:t xml:space="preserve"> plant host</w:t>
      </w:r>
      <w:del w:id="214" w:author="Vos, R.A." w:date="2017-10-05T16:12:00Z">
        <w:r w:rsidRPr="00306B7F" w:rsidDel="005F391D">
          <w:rPr>
            <w:rFonts w:ascii="Minion Pro" w:hAnsi="Minion Pro"/>
            <w:sz w:val="22"/>
            <w:szCs w:val="22"/>
          </w:rPr>
          <w:delText xml:space="preserve"> </w:delText>
        </w:r>
      </w:del>
      <w:ins w:id="215" w:author="Vos, R.A." w:date="2017-10-05T16:12:00Z">
        <w:r w:rsidR="005F391D">
          <w:rPr>
            <w:rFonts w:ascii="Minion Pro" w:hAnsi="Minion Pro"/>
            <w:sz w:val="22"/>
            <w:szCs w:val="22"/>
          </w:rPr>
          <w:t xml:space="preserve"> species</w:t>
        </w:r>
      </w:ins>
      <w:del w:id="216" w:author="Vos, R.A." w:date="2017-10-05T16:12:00Z">
        <w:r w:rsidRPr="00306B7F" w:rsidDel="005F391D">
          <w:rPr>
            <w:rFonts w:ascii="Minion Pro" w:hAnsi="Minion Pro"/>
            <w:sz w:val="22"/>
            <w:szCs w:val="22"/>
          </w:rPr>
          <w:delText>field had been entered</w:delText>
        </w:r>
      </w:del>
      <w:r w:rsidRPr="00306B7F">
        <w:rPr>
          <w:rFonts w:ascii="Minion Pro" w:hAnsi="Minion Pro"/>
          <w:sz w:val="22"/>
          <w:szCs w:val="22"/>
        </w:rPr>
        <w:t>. Subsequently, for each of these plant host</w:t>
      </w:r>
      <w:ins w:id="217" w:author="Vos, R.A." w:date="2017-10-05T16:16:00Z">
        <w:r w:rsidR="005F391D">
          <w:rPr>
            <w:rFonts w:ascii="Minion Pro" w:hAnsi="Minion Pro"/>
            <w:sz w:val="22"/>
            <w:szCs w:val="22"/>
          </w:rPr>
          <w:t xml:space="preserve"> </w:t>
        </w:r>
      </w:ins>
      <w:r w:rsidRPr="00306B7F">
        <w:rPr>
          <w:rFonts w:ascii="Minion Pro" w:hAnsi="Minion Pro"/>
          <w:sz w:val="22"/>
          <w:szCs w:val="22"/>
        </w:rPr>
        <w:t>s</w:t>
      </w:r>
      <w:ins w:id="218" w:author="Vos, R.A." w:date="2017-10-05T16:16:00Z">
        <w:r w:rsidR="005F391D">
          <w:rPr>
            <w:rFonts w:ascii="Minion Pro" w:hAnsi="Minion Pro"/>
            <w:sz w:val="22"/>
            <w:szCs w:val="22"/>
          </w:rPr>
          <w:t>pecies</w:t>
        </w:r>
      </w:ins>
      <w:r w:rsidRPr="00306B7F">
        <w:rPr>
          <w:rFonts w:ascii="Minion Pro" w:hAnsi="Minion Pro"/>
          <w:sz w:val="22"/>
          <w:szCs w:val="22"/>
        </w:rPr>
        <w:t xml:space="preserve"> </w:t>
      </w:r>
      <w:ins w:id="219" w:author="Vos, R.A." w:date="2017-10-05T16:09:00Z">
        <w:r w:rsidR="005F391D">
          <w:rPr>
            <w:rFonts w:ascii="Minion Pro" w:hAnsi="Minion Pro"/>
            <w:sz w:val="22"/>
            <w:szCs w:val="22"/>
          </w:rPr>
          <w:t xml:space="preserve">we conducted </w:t>
        </w:r>
      </w:ins>
      <w:r w:rsidRPr="00306B7F">
        <w:rPr>
          <w:rFonts w:ascii="Minion Pro" w:hAnsi="Minion Pro"/>
          <w:sz w:val="22"/>
          <w:szCs w:val="22"/>
        </w:rPr>
        <w:t xml:space="preserve">a </w:t>
      </w:r>
      <w:del w:id="220" w:author="Vos, R.A." w:date="2017-10-05T16:09:00Z">
        <w:r w:rsidRPr="00306B7F" w:rsidDel="005F391D">
          <w:rPr>
            <w:rFonts w:ascii="Minion Pro" w:hAnsi="Minion Pro"/>
            <w:sz w:val="22"/>
            <w:szCs w:val="22"/>
          </w:rPr>
          <w:delText>Genbank</w:delText>
        </w:r>
      </w:del>
      <w:ins w:id="221" w:author="Vos, R.A." w:date="2017-10-05T16:09:00Z">
        <w:r w:rsidR="005F391D" w:rsidRPr="00306B7F">
          <w:rPr>
            <w:rFonts w:ascii="Minion Pro" w:hAnsi="Minion Pro"/>
            <w:sz w:val="22"/>
            <w:szCs w:val="22"/>
          </w:rPr>
          <w:t>GenBank</w:t>
        </w:r>
      </w:ins>
      <w:r w:rsidRPr="00306B7F">
        <w:rPr>
          <w:rFonts w:ascii="Minion Pro" w:hAnsi="Minion Pro"/>
          <w:sz w:val="22"/>
          <w:szCs w:val="22"/>
        </w:rPr>
        <w:t xml:space="preserve"> search </w:t>
      </w:r>
      <w:del w:id="222" w:author="Vos, R.A." w:date="2017-10-05T16:10:00Z">
        <w:r w:rsidRPr="00306B7F" w:rsidDel="005F391D">
          <w:rPr>
            <w:rFonts w:ascii="Minion Pro" w:hAnsi="Minion Pro"/>
            <w:sz w:val="22"/>
            <w:szCs w:val="22"/>
          </w:rPr>
          <w:delText>was conducted and the database was</w:delText>
        </w:r>
      </w:del>
      <w:ins w:id="223" w:author="Vos, R.A." w:date="2017-10-05T16:10:00Z">
        <w:r w:rsidR="005F391D">
          <w:rPr>
            <w:rFonts w:ascii="Minion Pro" w:hAnsi="Minion Pro"/>
            <w:sz w:val="22"/>
            <w:szCs w:val="22"/>
          </w:rPr>
          <w:t>and</w:t>
        </w:r>
      </w:ins>
      <w:r w:rsidRPr="00306B7F">
        <w:rPr>
          <w:rFonts w:ascii="Minion Pro" w:hAnsi="Minion Pro"/>
          <w:sz w:val="22"/>
          <w:szCs w:val="22"/>
        </w:rPr>
        <w:t xml:space="preserve"> reduced</w:t>
      </w:r>
      <w:ins w:id="224" w:author="Vos, R.A." w:date="2017-10-05T16:10:00Z">
        <w:r w:rsidR="005F391D">
          <w:rPr>
            <w:rFonts w:ascii="Minion Pro" w:hAnsi="Minion Pro"/>
            <w:sz w:val="22"/>
            <w:szCs w:val="22"/>
          </w:rPr>
          <w:t xml:space="preserve"> our dataset</w:t>
        </w:r>
      </w:ins>
      <w:r w:rsidRPr="00306B7F">
        <w:rPr>
          <w:rFonts w:ascii="Minion Pro" w:hAnsi="Minion Pro"/>
          <w:sz w:val="22"/>
          <w:szCs w:val="22"/>
        </w:rPr>
        <w:t xml:space="preserve"> to all </w:t>
      </w:r>
      <w:del w:id="225" w:author="Vos, R.A." w:date="2017-10-05T16:10:00Z">
        <w:r w:rsidRPr="00306B7F" w:rsidDel="005F391D">
          <w:rPr>
            <w:rFonts w:ascii="Minion Pro" w:hAnsi="Minion Pro"/>
            <w:sz w:val="22"/>
            <w:szCs w:val="22"/>
          </w:rPr>
          <w:delText xml:space="preserve">mycorrhizal </w:delText>
        </w:r>
      </w:del>
      <w:r w:rsidRPr="00306B7F">
        <w:rPr>
          <w:rFonts w:ascii="Minion Pro" w:hAnsi="Minion Pro"/>
          <w:sz w:val="22"/>
          <w:szCs w:val="22"/>
        </w:rPr>
        <w:t xml:space="preserve">records </w:t>
      </w:r>
      <w:r w:rsidR="00FE5F5C" w:rsidRPr="00306B7F">
        <w:rPr>
          <w:rFonts w:ascii="Minion Pro" w:hAnsi="Minion Pro"/>
          <w:sz w:val="22"/>
          <w:szCs w:val="22"/>
        </w:rPr>
        <w:t xml:space="preserve">with an </w:t>
      </w:r>
      <w:del w:id="226" w:author="Vos, R.A." w:date="2017-10-05T16:16:00Z">
        <w:r w:rsidR="00FE5F5C" w:rsidRPr="00AC68B0" w:rsidDel="005F391D">
          <w:rPr>
            <w:rFonts w:ascii="Minion Pro" w:hAnsi="Minion Pro"/>
            <w:i/>
            <w:sz w:val="22"/>
            <w:szCs w:val="22"/>
            <w:rPrChange w:id="227" w:author="Vos, R.A." w:date="2017-10-05T16:23:00Z">
              <w:rPr>
                <w:rFonts w:ascii="Minion Pro" w:hAnsi="Minion Pro"/>
                <w:sz w:val="22"/>
                <w:szCs w:val="22"/>
              </w:rPr>
            </w:rPrChange>
          </w:rPr>
          <w:delText xml:space="preserve">available </w:delText>
        </w:r>
      </w:del>
      <w:proofErr w:type="spellStart"/>
      <w:r w:rsidR="00306B7F" w:rsidRPr="00AC68B0">
        <w:rPr>
          <w:rFonts w:ascii="Minion Pro" w:hAnsi="Minion Pro"/>
          <w:i/>
          <w:sz w:val="22"/>
          <w:szCs w:val="22"/>
          <w:rPrChange w:id="228" w:author="Vos, R.A." w:date="2017-10-05T16:23:00Z">
            <w:rPr>
              <w:rFonts w:ascii="Minion Pro" w:hAnsi="Minion Pro"/>
              <w:sz w:val="22"/>
              <w:szCs w:val="22"/>
            </w:rPr>
          </w:rPrChange>
        </w:rPr>
        <w:t>rbcL</w:t>
      </w:r>
      <w:proofErr w:type="spellEnd"/>
      <w:r w:rsidR="00306B7F" w:rsidRPr="00306B7F">
        <w:rPr>
          <w:rFonts w:ascii="Minion Pro" w:hAnsi="Minion Pro"/>
          <w:sz w:val="22"/>
          <w:szCs w:val="22"/>
        </w:rPr>
        <w:t xml:space="preserve"> </w:t>
      </w:r>
      <w:r w:rsidR="00FE5F5C" w:rsidRPr="00306B7F">
        <w:rPr>
          <w:rFonts w:ascii="Minion Pro" w:hAnsi="Minion Pro"/>
          <w:sz w:val="22"/>
          <w:szCs w:val="22"/>
        </w:rPr>
        <w:t xml:space="preserve">sequence </w:t>
      </w:r>
      <w:ins w:id="229" w:author="Vos, R.A." w:date="2017-10-05T16:16:00Z">
        <w:r w:rsidR="005F391D" w:rsidRPr="00306B7F">
          <w:rPr>
            <w:rFonts w:ascii="Minion Pro" w:hAnsi="Minion Pro"/>
            <w:sz w:val="22"/>
            <w:szCs w:val="22"/>
          </w:rPr>
          <w:t xml:space="preserve">available </w:t>
        </w:r>
      </w:ins>
      <w:r w:rsidR="00FE5F5C" w:rsidRPr="00306B7F">
        <w:rPr>
          <w:rFonts w:ascii="Minion Pro" w:hAnsi="Minion Pro"/>
          <w:sz w:val="22"/>
          <w:szCs w:val="22"/>
        </w:rPr>
        <w:t xml:space="preserve">for the plant host. For the </w:t>
      </w:r>
      <w:r w:rsidR="00DA07DC">
        <w:rPr>
          <w:rFonts w:ascii="Minion Pro" w:hAnsi="Minion Pro"/>
          <w:sz w:val="22"/>
          <w:szCs w:val="22"/>
        </w:rPr>
        <w:t xml:space="preserve">remaining </w:t>
      </w:r>
      <w:r w:rsidR="00FE5F5C" w:rsidRPr="00306B7F">
        <w:rPr>
          <w:rFonts w:ascii="Minion Pro" w:hAnsi="Minion Pro"/>
          <w:sz w:val="22"/>
          <w:szCs w:val="22"/>
        </w:rPr>
        <w:t>record</w:t>
      </w:r>
      <w:r w:rsidR="00F654C9" w:rsidRPr="00306B7F">
        <w:rPr>
          <w:rFonts w:ascii="Minion Pro" w:hAnsi="Minion Pro"/>
          <w:sz w:val="22"/>
          <w:szCs w:val="22"/>
        </w:rPr>
        <w:t>s</w:t>
      </w:r>
      <w:r w:rsidR="00FE5F5C" w:rsidRPr="00306B7F">
        <w:rPr>
          <w:rFonts w:ascii="Minion Pro" w:hAnsi="Minion Pro"/>
          <w:sz w:val="22"/>
          <w:szCs w:val="22"/>
        </w:rPr>
        <w:t xml:space="preserve">, </w:t>
      </w:r>
      <w:del w:id="230" w:author="Vos, R.A." w:date="2017-10-05T16:17:00Z">
        <w:r w:rsidR="00FE5F5C" w:rsidRPr="00306B7F" w:rsidDel="005F391D">
          <w:rPr>
            <w:rFonts w:ascii="Minion Pro" w:hAnsi="Minion Pro"/>
            <w:sz w:val="22"/>
            <w:szCs w:val="22"/>
          </w:rPr>
          <w:delText xml:space="preserve">the </w:delText>
        </w:r>
      </w:del>
      <w:ins w:id="231" w:author="Vos, R.A." w:date="2017-10-05T16:17:00Z">
        <w:r w:rsidR="005F391D">
          <w:rPr>
            <w:rFonts w:ascii="Minion Pro" w:hAnsi="Minion Pro"/>
            <w:sz w:val="22"/>
            <w:szCs w:val="22"/>
          </w:rPr>
          <w:t>we verified</w:t>
        </w:r>
        <w:r w:rsidR="005F391D" w:rsidRPr="00306B7F">
          <w:rPr>
            <w:rFonts w:ascii="Minion Pro" w:hAnsi="Minion Pro"/>
            <w:sz w:val="22"/>
            <w:szCs w:val="22"/>
          </w:rPr>
          <w:t xml:space="preserve"> </w:t>
        </w:r>
      </w:ins>
      <w:r w:rsidR="00FE5F5C" w:rsidRPr="00306B7F">
        <w:rPr>
          <w:rFonts w:ascii="Minion Pro" w:hAnsi="Minion Pro"/>
          <w:sz w:val="22"/>
          <w:szCs w:val="22"/>
        </w:rPr>
        <w:t xml:space="preserve">mycorrhizal status </w:t>
      </w:r>
      <w:del w:id="232" w:author="Vos, R.A." w:date="2017-10-05T16:17:00Z">
        <w:r w:rsidR="00FE5F5C" w:rsidRPr="00306B7F" w:rsidDel="005F391D">
          <w:rPr>
            <w:rFonts w:ascii="Minion Pro" w:hAnsi="Minion Pro"/>
            <w:sz w:val="22"/>
            <w:szCs w:val="22"/>
          </w:rPr>
          <w:delText xml:space="preserve">was </w:delText>
        </w:r>
        <w:r w:rsidR="00F654C9" w:rsidRPr="00306B7F" w:rsidDel="005F391D">
          <w:rPr>
            <w:rFonts w:ascii="Minion Pro" w:hAnsi="Minion Pro"/>
            <w:sz w:val="22"/>
            <w:szCs w:val="22"/>
          </w:rPr>
          <w:delText xml:space="preserve">either </w:delText>
        </w:r>
        <w:r w:rsidR="00FE5F5C" w:rsidRPr="00306B7F" w:rsidDel="005F391D">
          <w:rPr>
            <w:rFonts w:ascii="Minion Pro" w:hAnsi="Minion Pro"/>
            <w:sz w:val="22"/>
            <w:szCs w:val="22"/>
          </w:rPr>
          <w:delText xml:space="preserve">verified </w:delText>
        </w:r>
      </w:del>
      <w:r w:rsidR="00FE5F5C" w:rsidRPr="00306B7F">
        <w:rPr>
          <w:rFonts w:ascii="Minion Pro" w:hAnsi="Minion Pro"/>
          <w:sz w:val="22"/>
          <w:szCs w:val="22"/>
        </w:rPr>
        <w:t xml:space="preserve">through literature study </w:t>
      </w:r>
      <w:del w:id="233" w:author="Vos, R.A." w:date="2017-10-05T16:17:00Z">
        <w:r w:rsidR="00FE5F5C" w:rsidRPr="00306B7F" w:rsidDel="005F391D">
          <w:rPr>
            <w:rFonts w:ascii="Minion Pro" w:hAnsi="Minion Pro"/>
            <w:sz w:val="22"/>
            <w:szCs w:val="22"/>
          </w:rPr>
          <w:delText xml:space="preserve">or </w:delText>
        </w:r>
      </w:del>
      <w:ins w:id="234" w:author="Vos, R.A." w:date="2017-10-05T16:17:00Z">
        <w:r w:rsidR="005F391D">
          <w:rPr>
            <w:rFonts w:ascii="Minion Pro" w:hAnsi="Minion Pro"/>
            <w:sz w:val="22"/>
            <w:szCs w:val="22"/>
          </w:rPr>
          <w:t>and</w:t>
        </w:r>
        <w:r w:rsidR="005F391D" w:rsidRPr="00306B7F">
          <w:rPr>
            <w:rFonts w:ascii="Minion Pro" w:hAnsi="Minion Pro"/>
            <w:sz w:val="22"/>
            <w:szCs w:val="22"/>
          </w:rPr>
          <w:t xml:space="preserve"> </w:t>
        </w:r>
      </w:ins>
      <w:r w:rsidR="00FE5F5C" w:rsidRPr="00306B7F">
        <w:rPr>
          <w:rFonts w:ascii="Minion Pro" w:hAnsi="Minion Pro"/>
          <w:sz w:val="22"/>
          <w:szCs w:val="22"/>
        </w:rPr>
        <w:t>discarded</w:t>
      </w:r>
      <w:ins w:id="235" w:author="Vos, R.A." w:date="2017-10-05T16:17:00Z">
        <w:r w:rsidR="005F391D">
          <w:rPr>
            <w:rFonts w:ascii="Minion Pro" w:hAnsi="Minion Pro"/>
            <w:sz w:val="22"/>
            <w:szCs w:val="22"/>
          </w:rPr>
          <w:t xml:space="preserve"> all unconfirmed records</w:t>
        </w:r>
      </w:ins>
      <w:r w:rsidR="00FE5F5C" w:rsidRPr="00306B7F">
        <w:rPr>
          <w:rFonts w:ascii="Minion Pro" w:hAnsi="Minion Pro"/>
          <w:sz w:val="22"/>
          <w:szCs w:val="22"/>
        </w:rPr>
        <w:t xml:space="preserve"> from the</w:t>
      </w:r>
      <w:r w:rsidR="00F654C9" w:rsidRPr="00306B7F">
        <w:rPr>
          <w:rFonts w:ascii="Minion Pro" w:hAnsi="Minion Pro"/>
          <w:sz w:val="22"/>
          <w:szCs w:val="22"/>
        </w:rPr>
        <w:t xml:space="preserve"> </w:t>
      </w:r>
      <w:del w:id="236" w:author="Vos, R.A." w:date="2017-10-05T16:13:00Z">
        <w:r w:rsidR="00F654C9" w:rsidRPr="00306B7F" w:rsidDel="005F391D">
          <w:rPr>
            <w:rFonts w:ascii="Minion Pro" w:hAnsi="Minion Pro"/>
            <w:sz w:val="22"/>
            <w:szCs w:val="22"/>
          </w:rPr>
          <w:delText>database</w:delText>
        </w:r>
      </w:del>
      <w:ins w:id="237" w:author="Vos, R.A." w:date="2017-10-05T16:13:00Z">
        <w:r w:rsidR="005F391D">
          <w:rPr>
            <w:rFonts w:ascii="Minion Pro" w:hAnsi="Minion Pro"/>
            <w:sz w:val="22"/>
            <w:szCs w:val="22"/>
          </w:rPr>
          <w:t>dataset</w:t>
        </w:r>
      </w:ins>
      <w:r w:rsidR="00FE5F5C" w:rsidRPr="00306B7F">
        <w:rPr>
          <w:rFonts w:ascii="Minion Pro" w:hAnsi="Minion Pro"/>
          <w:sz w:val="22"/>
          <w:szCs w:val="22"/>
        </w:rPr>
        <w:t xml:space="preserve">. </w:t>
      </w:r>
      <w:del w:id="238" w:author="Vos, R.A." w:date="2017-10-05T16:18:00Z">
        <w:r w:rsidR="006D72C0" w:rsidRPr="00306B7F" w:rsidDel="005F391D">
          <w:rPr>
            <w:rFonts w:ascii="Minion Pro" w:hAnsi="Minion Pro"/>
            <w:sz w:val="22"/>
            <w:szCs w:val="22"/>
          </w:rPr>
          <w:delText>This was followed by a</w:delText>
        </w:r>
      </w:del>
      <w:ins w:id="239" w:author="Vos, R.A." w:date="2017-10-05T16:18:00Z">
        <w:r w:rsidR="005F391D">
          <w:rPr>
            <w:rFonts w:ascii="Minion Pro" w:hAnsi="Minion Pro"/>
            <w:sz w:val="22"/>
            <w:szCs w:val="22"/>
          </w:rPr>
          <w:t>We then performed a</w:t>
        </w:r>
      </w:ins>
      <w:r w:rsidR="00FE5F5C" w:rsidRPr="00306B7F">
        <w:rPr>
          <w:rFonts w:ascii="Minion Pro" w:hAnsi="Minion Pro"/>
          <w:sz w:val="22"/>
          <w:szCs w:val="22"/>
        </w:rPr>
        <w:t xml:space="preserve"> </w:t>
      </w:r>
      <w:r w:rsidR="00FE5F5C" w:rsidRPr="00306B7F">
        <w:rPr>
          <w:rFonts w:ascii="Minion Pro" w:hAnsi="Minion Pro"/>
          <w:sz w:val="22"/>
          <w:szCs w:val="22"/>
        </w:rPr>
        <w:lastRenderedPageBreak/>
        <w:t xml:space="preserve">literature search for plant orders that were not in the </w:t>
      </w:r>
      <w:del w:id="240" w:author="Vos, R.A." w:date="2017-10-05T16:13:00Z">
        <w:r w:rsidR="00FE5F5C" w:rsidRPr="00306B7F" w:rsidDel="005F391D">
          <w:rPr>
            <w:rFonts w:ascii="Minion Pro" w:hAnsi="Minion Pro"/>
            <w:sz w:val="22"/>
            <w:szCs w:val="22"/>
          </w:rPr>
          <w:delText xml:space="preserve">database </w:delText>
        </w:r>
      </w:del>
      <w:ins w:id="241" w:author="Vos, R.A." w:date="2017-10-05T16:13:00Z">
        <w:r w:rsidR="005F391D">
          <w:rPr>
            <w:rFonts w:ascii="Minion Pro" w:hAnsi="Minion Pro"/>
            <w:sz w:val="22"/>
            <w:szCs w:val="22"/>
          </w:rPr>
          <w:t>dataset</w:t>
        </w:r>
        <w:r w:rsidR="005F391D" w:rsidRPr="00306B7F">
          <w:rPr>
            <w:rFonts w:ascii="Minion Pro" w:hAnsi="Minion Pro"/>
            <w:sz w:val="22"/>
            <w:szCs w:val="22"/>
          </w:rPr>
          <w:t xml:space="preserve"> </w:t>
        </w:r>
      </w:ins>
      <w:del w:id="242" w:author="Vos, R.A." w:date="2017-10-05T16:18:00Z">
        <w:r w:rsidR="00FE5F5C" w:rsidRPr="00306B7F" w:rsidDel="005F391D">
          <w:rPr>
            <w:rFonts w:ascii="Minion Pro" w:hAnsi="Minion Pro"/>
            <w:sz w:val="22"/>
            <w:szCs w:val="22"/>
          </w:rPr>
          <w:delText xml:space="preserve">and </w:delText>
        </w:r>
      </w:del>
      <w:ins w:id="243" w:author="Vos, R.A." w:date="2017-10-05T16:18:00Z">
        <w:r w:rsidR="005F391D">
          <w:rPr>
            <w:rFonts w:ascii="Minion Pro" w:hAnsi="Minion Pro"/>
            <w:sz w:val="22"/>
            <w:szCs w:val="22"/>
          </w:rPr>
          <w:t>as well as</w:t>
        </w:r>
        <w:r w:rsidR="005F391D" w:rsidRPr="00306B7F">
          <w:rPr>
            <w:rFonts w:ascii="Minion Pro" w:hAnsi="Minion Pro"/>
            <w:sz w:val="22"/>
            <w:szCs w:val="22"/>
          </w:rPr>
          <w:t xml:space="preserve"> </w:t>
        </w:r>
      </w:ins>
      <w:r w:rsidR="00FE5F5C" w:rsidRPr="00306B7F">
        <w:rPr>
          <w:rFonts w:ascii="Minion Pro" w:hAnsi="Minion Pro"/>
          <w:sz w:val="22"/>
          <w:szCs w:val="22"/>
        </w:rPr>
        <w:t xml:space="preserve">for </w:t>
      </w:r>
      <w:del w:id="244" w:author="Vos, R.A." w:date="2017-10-05T16:15:00Z">
        <w:r w:rsidR="00FE5F5C" w:rsidRPr="00306B7F" w:rsidDel="005F391D">
          <w:rPr>
            <w:rFonts w:ascii="Minion Pro" w:hAnsi="Minion Pro"/>
            <w:sz w:val="22"/>
            <w:szCs w:val="22"/>
          </w:rPr>
          <w:delText xml:space="preserve">basal </w:delText>
        </w:r>
      </w:del>
      <w:ins w:id="245" w:author="Vos, R.A." w:date="2017-10-05T16:15:00Z">
        <w:r w:rsidR="005F391D">
          <w:rPr>
            <w:rFonts w:ascii="Minion Pro" w:hAnsi="Minion Pro"/>
            <w:sz w:val="22"/>
            <w:szCs w:val="22"/>
          </w:rPr>
          <w:t>early diverging</w:t>
        </w:r>
        <w:r w:rsidR="005F391D" w:rsidRPr="00306B7F">
          <w:rPr>
            <w:rFonts w:ascii="Minion Pro" w:hAnsi="Minion Pro"/>
            <w:sz w:val="22"/>
            <w:szCs w:val="22"/>
          </w:rPr>
          <w:t xml:space="preserve"> </w:t>
        </w:r>
      </w:ins>
      <w:r w:rsidR="00FE5F5C" w:rsidRPr="00306B7F">
        <w:rPr>
          <w:rFonts w:ascii="Minion Pro" w:hAnsi="Minion Pro"/>
          <w:sz w:val="22"/>
          <w:szCs w:val="22"/>
        </w:rPr>
        <w:t xml:space="preserve">lineages of land plants. </w:t>
      </w:r>
    </w:p>
    <w:p w14:paraId="6759F22A" w14:textId="77777777" w:rsidR="005F391D" w:rsidRDefault="005F391D" w:rsidP="00D33C4D">
      <w:pPr>
        <w:spacing w:line="288" w:lineRule="auto"/>
        <w:rPr>
          <w:ins w:id="246" w:author="Vos, R.A." w:date="2017-10-05T16:18:00Z"/>
          <w:rFonts w:ascii="Minion Pro" w:hAnsi="Minion Pro"/>
          <w:sz w:val="22"/>
          <w:szCs w:val="22"/>
        </w:rPr>
      </w:pPr>
    </w:p>
    <w:p w14:paraId="456D760E" w14:textId="713252F3" w:rsidR="00687A8A" w:rsidRPr="00C349BA" w:rsidDel="00AC68B0" w:rsidRDefault="00FE5F5C" w:rsidP="00D33C4D">
      <w:pPr>
        <w:spacing w:line="288" w:lineRule="auto"/>
        <w:rPr>
          <w:del w:id="247" w:author="Vos, R.A." w:date="2017-10-05T16:21:00Z"/>
          <w:rFonts w:ascii="Minion Pro" w:hAnsi="Minion Pro"/>
          <w:sz w:val="22"/>
          <w:szCs w:val="22"/>
          <w:lang w:val="nl-NL"/>
        </w:rPr>
      </w:pPr>
      <w:r w:rsidRPr="00306B7F">
        <w:rPr>
          <w:rFonts w:ascii="Minion Pro" w:hAnsi="Minion Pro"/>
          <w:sz w:val="22"/>
          <w:szCs w:val="22"/>
        </w:rPr>
        <w:t>Because</w:t>
      </w:r>
      <w:ins w:id="248" w:author="Vos, R.A." w:date="2017-10-05T16:18:00Z">
        <w:r w:rsidR="00AC68B0">
          <w:rPr>
            <w:rFonts w:ascii="Minion Pro" w:hAnsi="Minion Pro"/>
            <w:sz w:val="22"/>
            <w:szCs w:val="22"/>
          </w:rPr>
          <w:t xml:space="preserve"> it is difficult to discriminate among</w:t>
        </w:r>
      </w:ins>
      <w:r w:rsidRPr="00306B7F">
        <w:rPr>
          <w:rFonts w:ascii="Minion Pro" w:hAnsi="Minion Pro"/>
          <w:sz w:val="22"/>
          <w:szCs w:val="22"/>
        </w:rPr>
        <w:t xml:space="preserve"> </w:t>
      </w:r>
      <w:proofErr w:type="spellStart"/>
      <w:r w:rsidRPr="00306B7F">
        <w:rPr>
          <w:rFonts w:ascii="Minion Pro" w:hAnsi="Minion Pro"/>
          <w:sz w:val="22"/>
          <w:szCs w:val="22"/>
        </w:rPr>
        <w:t>mycorrhizas</w:t>
      </w:r>
      <w:proofErr w:type="spellEnd"/>
      <w:r w:rsidRPr="00306B7F">
        <w:rPr>
          <w:rFonts w:ascii="Minion Pro" w:hAnsi="Minion Pro"/>
          <w:sz w:val="22"/>
          <w:szCs w:val="22"/>
        </w:rPr>
        <w:t xml:space="preserve"> formed by </w:t>
      </w:r>
      <w:del w:id="249" w:author="Vos, R.A." w:date="2017-10-05T16:19:00Z">
        <w:r w:rsidRPr="00306B7F" w:rsidDel="00AC68B0">
          <w:rPr>
            <w:rFonts w:ascii="Minion Pro" w:hAnsi="Minion Pro"/>
            <w:sz w:val="22"/>
            <w:szCs w:val="22"/>
          </w:rPr>
          <w:delText xml:space="preserve">either </w:delText>
        </w:r>
      </w:del>
      <w:r w:rsidRPr="00306B7F">
        <w:rPr>
          <w:rFonts w:ascii="Minion Pro" w:hAnsi="Minion Pro"/>
          <w:sz w:val="22"/>
          <w:szCs w:val="22"/>
        </w:rPr>
        <w:t xml:space="preserve">Glomeromycotina and Mucoromycotina </w:t>
      </w:r>
      <w:del w:id="250" w:author="Vos, R.A." w:date="2017-10-05T16:19:00Z">
        <w:r w:rsidRPr="00306B7F" w:rsidDel="00AC68B0">
          <w:rPr>
            <w:rFonts w:ascii="Minion Pro" w:hAnsi="Minion Pro"/>
            <w:sz w:val="22"/>
            <w:szCs w:val="22"/>
          </w:rPr>
          <w:delText xml:space="preserve">are difficult to segregate </w:delText>
        </w:r>
      </w:del>
      <w:r w:rsidRPr="00306B7F">
        <w:rPr>
          <w:rFonts w:ascii="Minion Pro" w:hAnsi="Minion Pro"/>
          <w:sz w:val="22"/>
          <w:szCs w:val="22"/>
        </w:rPr>
        <w:t xml:space="preserve">by morphological observations, we only included mycorrhizal associations based on DNA identification </w:t>
      </w:r>
      <w:r w:rsidR="006D72C0" w:rsidRPr="00306B7F">
        <w:rPr>
          <w:rFonts w:ascii="Minion Pro" w:hAnsi="Minion Pro"/>
          <w:sz w:val="22"/>
          <w:szCs w:val="22"/>
        </w:rPr>
        <w:t>for</w:t>
      </w:r>
      <w:r w:rsidRPr="00306B7F">
        <w:rPr>
          <w:rFonts w:ascii="Minion Pro" w:hAnsi="Minion Pro"/>
          <w:sz w:val="22"/>
          <w:szCs w:val="22"/>
        </w:rPr>
        <w:t xml:space="preserve"> these fungi.</w:t>
      </w:r>
      <w:r w:rsidR="0045614F">
        <w:rPr>
          <w:rFonts w:ascii="Minion Pro" w:hAnsi="Minion Pro"/>
          <w:sz w:val="22"/>
          <w:szCs w:val="22"/>
        </w:rPr>
        <w:t xml:space="preserve"> </w:t>
      </w:r>
      <w:commentRangeStart w:id="251"/>
      <w:r w:rsidR="00052FEA">
        <w:rPr>
          <w:rFonts w:ascii="Minion Pro" w:hAnsi="Minion Pro"/>
          <w:sz w:val="22"/>
          <w:szCs w:val="22"/>
        </w:rPr>
        <w:t xml:space="preserve">For </w:t>
      </w:r>
      <w:proofErr w:type="spellStart"/>
      <w:r w:rsidR="00052FEA">
        <w:rPr>
          <w:rFonts w:ascii="Minion Pro" w:hAnsi="Minion Pro"/>
          <w:sz w:val="22"/>
          <w:szCs w:val="22"/>
        </w:rPr>
        <w:t>lycopods</w:t>
      </w:r>
      <w:proofErr w:type="spellEnd"/>
      <w:r w:rsidR="00052FEA">
        <w:rPr>
          <w:rFonts w:ascii="Minion Pro" w:hAnsi="Minion Pro"/>
          <w:sz w:val="22"/>
          <w:szCs w:val="22"/>
        </w:rPr>
        <w:t xml:space="preserve">, </w:t>
      </w:r>
      <w:proofErr w:type="spellStart"/>
      <w:r w:rsidR="00052FEA">
        <w:rPr>
          <w:rFonts w:ascii="Minion Pro" w:hAnsi="Minion Pro"/>
          <w:sz w:val="22"/>
          <w:szCs w:val="22"/>
        </w:rPr>
        <w:t>polypods</w:t>
      </w:r>
      <w:proofErr w:type="spellEnd"/>
      <w:r w:rsidR="00052FEA">
        <w:rPr>
          <w:rFonts w:ascii="Minion Pro" w:hAnsi="Minion Pro"/>
          <w:sz w:val="22"/>
          <w:szCs w:val="22"/>
        </w:rPr>
        <w:t>, hornworts and</w:t>
      </w:r>
      <w:r w:rsidR="00114FCD">
        <w:rPr>
          <w:rFonts w:ascii="Minion Pro" w:hAnsi="Minion Pro"/>
          <w:sz w:val="22"/>
          <w:szCs w:val="22"/>
        </w:rPr>
        <w:t xml:space="preserve"> liverworts</w:t>
      </w:r>
      <w:r w:rsidR="00052FEA">
        <w:rPr>
          <w:rFonts w:ascii="Minion Pro" w:hAnsi="Minion Pro"/>
          <w:sz w:val="22"/>
          <w:szCs w:val="22"/>
        </w:rPr>
        <w:t xml:space="preserve">, </w:t>
      </w:r>
      <w:r w:rsidR="00114FCD">
        <w:rPr>
          <w:rFonts w:ascii="Minion Pro" w:hAnsi="Minion Pro"/>
          <w:sz w:val="22"/>
          <w:szCs w:val="22"/>
        </w:rPr>
        <w:t xml:space="preserve">species </w:t>
      </w:r>
      <w:del w:id="252" w:author="Vos, R.A." w:date="2017-10-05T16:20:00Z">
        <w:r w:rsidR="00114FCD" w:rsidDel="00AC68B0">
          <w:rPr>
            <w:rFonts w:ascii="Minion Pro" w:hAnsi="Minion Pro"/>
            <w:sz w:val="22"/>
            <w:szCs w:val="22"/>
          </w:rPr>
          <w:delText xml:space="preserve">which </w:delText>
        </w:r>
      </w:del>
      <w:ins w:id="253" w:author="Vos, R.A." w:date="2017-10-05T16:20:00Z">
        <w:r w:rsidR="00AC68B0">
          <w:rPr>
            <w:rFonts w:ascii="Minion Pro" w:hAnsi="Minion Pro"/>
            <w:sz w:val="22"/>
            <w:szCs w:val="22"/>
          </w:rPr>
          <w:t xml:space="preserve">that </w:t>
        </w:r>
      </w:ins>
      <w:r w:rsidR="00402F19">
        <w:rPr>
          <w:rFonts w:ascii="Minion Pro" w:hAnsi="Minion Pro"/>
          <w:sz w:val="22"/>
          <w:szCs w:val="22"/>
        </w:rPr>
        <w:t>were not found to harbour</w:t>
      </w:r>
      <w:r w:rsidR="00114FCD">
        <w:rPr>
          <w:rFonts w:ascii="Minion Pro" w:hAnsi="Minion Pro"/>
          <w:sz w:val="22"/>
          <w:szCs w:val="22"/>
        </w:rPr>
        <w:t xml:space="preserve"> </w:t>
      </w:r>
      <w:r w:rsidR="000F4EEA">
        <w:rPr>
          <w:rFonts w:ascii="Minion Pro" w:hAnsi="Minion Pro"/>
          <w:sz w:val="22"/>
          <w:szCs w:val="22"/>
        </w:rPr>
        <w:t>mycorrhizal</w:t>
      </w:r>
      <w:r w:rsidR="00114FCD">
        <w:rPr>
          <w:rFonts w:ascii="Minion Pro" w:hAnsi="Minion Pro"/>
          <w:sz w:val="22"/>
          <w:szCs w:val="22"/>
        </w:rPr>
        <w:t xml:space="preserve"> associations </w:t>
      </w:r>
      <w:r w:rsidR="00402F19">
        <w:rPr>
          <w:rFonts w:ascii="Minion Pro" w:hAnsi="Minion Pro"/>
          <w:sz w:val="22"/>
          <w:szCs w:val="22"/>
        </w:rPr>
        <w:t xml:space="preserve">during </w:t>
      </w:r>
      <w:ins w:id="254" w:author="Vos, R.A." w:date="2017-10-05T16:20:00Z">
        <w:r w:rsidR="00AC68B0">
          <w:rPr>
            <w:rFonts w:ascii="Minion Pro" w:hAnsi="Minion Pro"/>
            <w:sz w:val="22"/>
            <w:szCs w:val="22"/>
          </w:rPr>
          <w:t xml:space="preserve">literature </w:t>
        </w:r>
      </w:ins>
      <w:r w:rsidR="00402F19">
        <w:rPr>
          <w:rFonts w:ascii="Minion Pro" w:hAnsi="Minion Pro"/>
          <w:sz w:val="22"/>
          <w:szCs w:val="22"/>
        </w:rPr>
        <w:t>surveys</w:t>
      </w:r>
      <w:del w:id="255" w:author="Vos, R.A." w:date="2017-10-05T16:20:00Z">
        <w:r w:rsidR="00402F19" w:rsidDel="00AC68B0">
          <w:rPr>
            <w:rFonts w:ascii="Minion Pro" w:hAnsi="Minion Pro"/>
            <w:sz w:val="22"/>
            <w:szCs w:val="22"/>
          </w:rPr>
          <w:delText xml:space="preserve"> according to literature</w:delText>
        </w:r>
        <w:r w:rsidR="00114FCD" w:rsidDel="00AC68B0">
          <w:rPr>
            <w:rFonts w:ascii="Minion Pro" w:hAnsi="Minion Pro"/>
            <w:sz w:val="22"/>
            <w:szCs w:val="22"/>
          </w:rPr>
          <w:delText>,</w:delText>
        </w:r>
      </w:del>
      <w:r w:rsidR="00114FCD">
        <w:rPr>
          <w:rFonts w:ascii="Minion Pro" w:hAnsi="Minion Pro"/>
          <w:sz w:val="22"/>
          <w:szCs w:val="22"/>
        </w:rPr>
        <w:t xml:space="preserve"> w</w:t>
      </w:r>
      <w:del w:id="256" w:author="Vos, R.A." w:date="2017-10-05T16:20:00Z">
        <w:r w:rsidR="00114FCD" w:rsidDel="00AC68B0">
          <w:rPr>
            <w:rFonts w:ascii="Minion Pro" w:hAnsi="Minion Pro"/>
            <w:sz w:val="22"/>
            <w:szCs w:val="22"/>
          </w:rPr>
          <w:delText>h</w:delText>
        </w:r>
      </w:del>
      <w:r w:rsidR="00114FCD">
        <w:rPr>
          <w:rFonts w:ascii="Minion Pro" w:hAnsi="Minion Pro"/>
          <w:sz w:val="22"/>
          <w:szCs w:val="22"/>
        </w:rPr>
        <w:t>ere classified as non-mycorrhizal, although this could be a sampling artefact for some species</w:t>
      </w:r>
      <w:r w:rsidR="000F4EEA">
        <w:rPr>
          <w:rFonts w:ascii="Minion Pro" w:hAnsi="Minion Pro"/>
          <w:sz w:val="22"/>
          <w:szCs w:val="22"/>
        </w:rPr>
        <w:t>.</w:t>
      </w:r>
      <w:r w:rsidR="00114FCD">
        <w:rPr>
          <w:rFonts w:ascii="Minion Pro" w:hAnsi="Minion Pro"/>
          <w:sz w:val="22"/>
          <w:szCs w:val="22"/>
        </w:rPr>
        <w:t xml:space="preserve"> Furthermore, mosses and </w:t>
      </w:r>
      <w:proofErr w:type="spellStart"/>
      <w:r w:rsidR="00114FCD" w:rsidRPr="00C349BA">
        <w:rPr>
          <w:rFonts w:ascii="Minion Pro" w:hAnsi="Minion Pro"/>
          <w:i/>
          <w:sz w:val="22"/>
          <w:szCs w:val="22"/>
        </w:rPr>
        <w:t>Nymphaea</w:t>
      </w:r>
      <w:proofErr w:type="spellEnd"/>
      <w:r w:rsidR="00114FCD" w:rsidRPr="00C349BA">
        <w:rPr>
          <w:rFonts w:ascii="Minion Pro" w:hAnsi="Minion Pro"/>
          <w:i/>
          <w:sz w:val="22"/>
          <w:szCs w:val="22"/>
        </w:rPr>
        <w:t xml:space="preserve"> </w:t>
      </w:r>
      <w:proofErr w:type="gramStart"/>
      <w:r w:rsidR="00114FCD" w:rsidRPr="00C349BA">
        <w:rPr>
          <w:rFonts w:ascii="Minion Pro" w:hAnsi="Minion Pro"/>
          <w:i/>
          <w:sz w:val="22"/>
          <w:szCs w:val="22"/>
        </w:rPr>
        <w:t>alba</w:t>
      </w:r>
      <w:proofErr w:type="gramEnd"/>
      <w:r w:rsidR="00114FCD" w:rsidRPr="00114FCD">
        <w:rPr>
          <w:rFonts w:ascii="Minion Pro" w:hAnsi="Minion Pro"/>
          <w:sz w:val="22"/>
          <w:szCs w:val="22"/>
        </w:rPr>
        <w:t xml:space="preserve"> </w:t>
      </w:r>
      <w:r w:rsidR="00114FCD">
        <w:rPr>
          <w:rFonts w:ascii="Minion Pro" w:hAnsi="Minion Pro"/>
          <w:sz w:val="22"/>
          <w:szCs w:val="22"/>
        </w:rPr>
        <w:t>were included</w:t>
      </w:r>
      <w:r w:rsidR="00C349BA">
        <w:rPr>
          <w:rFonts w:ascii="Minion Pro" w:hAnsi="Minion Pro"/>
          <w:sz w:val="22"/>
          <w:szCs w:val="22"/>
        </w:rPr>
        <w:t xml:space="preserve"> to represent major non-mycorrhizal lineages</w:t>
      </w:r>
      <w:r w:rsidR="00114FCD">
        <w:rPr>
          <w:rFonts w:ascii="Minion Pro" w:hAnsi="Minion Pro"/>
          <w:sz w:val="22"/>
          <w:szCs w:val="22"/>
        </w:rPr>
        <w:t xml:space="preserve">. </w:t>
      </w:r>
      <w:commentRangeEnd w:id="251"/>
      <w:r w:rsidR="00C349BA">
        <w:rPr>
          <w:rStyle w:val="Verwijzingopmerking"/>
          <w:rFonts w:asciiTheme="minorHAnsi" w:hAnsiTheme="minorHAnsi" w:cstheme="minorBidi"/>
          <w:lang w:val="nl-NL" w:eastAsia="nl-NL"/>
        </w:rPr>
        <w:commentReference w:id="251"/>
      </w:r>
    </w:p>
    <w:p w14:paraId="1C71096C" w14:textId="43B4AAFC" w:rsidR="00D33C4D" w:rsidRDefault="00D33C4D" w:rsidP="00D33C4D">
      <w:pPr>
        <w:spacing w:line="288" w:lineRule="auto"/>
        <w:rPr>
          <w:rFonts w:ascii="Minion Pro" w:hAnsi="Minion Pro"/>
          <w:sz w:val="22"/>
          <w:szCs w:val="22"/>
        </w:rPr>
      </w:pPr>
      <w:r w:rsidRPr="00306B7F">
        <w:rPr>
          <w:rFonts w:ascii="Minion Pro" w:hAnsi="Minion Pro"/>
          <w:sz w:val="22"/>
          <w:szCs w:val="22"/>
        </w:rPr>
        <w:t xml:space="preserve">The final </w:t>
      </w:r>
      <w:del w:id="257" w:author="Vos, R.A." w:date="2017-10-05T16:20:00Z">
        <w:r w:rsidR="00FE5F5C" w:rsidRPr="00306B7F" w:rsidDel="00AC68B0">
          <w:rPr>
            <w:rFonts w:ascii="Minion Pro" w:hAnsi="Minion Pro"/>
            <w:sz w:val="22"/>
            <w:szCs w:val="22"/>
          </w:rPr>
          <w:delText xml:space="preserve">database </w:delText>
        </w:r>
      </w:del>
      <w:ins w:id="258" w:author="Vos, R.A." w:date="2017-10-05T16:20:00Z">
        <w:r w:rsidR="00AC68B0">
          <w:rPr>
            <w:rFonts w:ascii="Minion Pro" w:hAnsi="Minion Pro"/>
            <w:sz w:val="22"/>
            <w:szCs w:val="22"/>
          </w:rPr>
          <w:t>dataset</w:t>
        </w:r>
        <w:r w:rsidR="00AC68B0" w:rsidRPr="00306B7F">
          <w:rPr>
            <w:rFonts w:ascii="Minion Pro" w:hAnsi="Minion Pro"/>
            <w:sz w:val="22"/>
            <w:szCs w:val="22"/>
          </w:rPr>
          <w:t xml:space="preserve"> </w:t>
        </w:r>
      </w:ins>
      <w:r w:rsidR="00FE5F5C" w:rsidRPr="00306B7F">
        <w:rPr>
          <w:rFonts w:ascii="Minion Pro" w:hAnsi="Minion Pro"/>
          <w:sz w:val="22"/>
          <w:szCs w:val="22"/>
        </w:rPr>
        <w:t>covers 732 plant species</w:t>
      </w:r>
      <w:del w:id="259" w:author="Vos, R.A." w:date="2017-10-05T16:21:00Z">
        <w:r w:rsidR="00FE5F5C" w:rsidRPr="00306B7F" w:rsidDel="00AC68B0">
          <w:rPr>
            <w:rFonts w:ascii="Minion Pro" w:hAnsi="Minion Pro"/>
            <w:sz w:val="22"/>
            <w:szCs w:val="22"/>
          </w:rPr>
          <w:delText>,</w:delText>
        </w:r>
      </w:del>
      <w:r w:rsidR="00FE5F5C" w:rsidRPr="00306B7F">
        <w:rPr>
          <w:rFonts w:ascii="Minion Pro" w:hAnsi="Minion Pro"/>
          <w:sz w:val="22"/>
          <w:szCs w:val="22"/>
        </w:rPr>
        <w:t xml:space="preserve"> </w:t>
      </w:r>
      <w:r w:rsidR="00B55F25" w:rsidRPr="00EB3200">
        <w:rPr>
          <w:rFonts w:ascii="Minion Pro" w:hAnsi="Minion Pro"/>
          <w:sz w:val="22"/>
          <w:szCs w:val="22"/>
        </w:rPr>
        <w:t xml:space="preserve">distributed </w:t>
      </w:r>
      <w:r w:rsidR="00B55F25" w:rsidRPr="00F57636">
        <w:rPr>
          <w:rFonts w:ascii="Minion Pro" w:hAnsi="Minion Pro"/>
          <w:sz w:val="22"/>
          <w:szCs w:val="22"/>
        </w:rPr>
        <w:t xml:space="preserve">over </w:t>
      </w:r>
      <w:r w:rsidR="00DA07DC">
        <w:rPr>
          <w:rFonts w:ascii="Minion Pro" w:hAnsi="Minion Pro"/>
          <w:sz w:val="22"/>
          <w:szCs w:val="22"/>
        </w:rPr>
        <w:t>78</w:t>
      </w:r>
      <w:r w:rsidR="00DA07DC" w:rsidRPr="00F57636">
        <w:rPr>
          <w:rFonts w:ascii="Minion Pro" w:hAnsi="Minion Pro"/>
          <w:sz w:val="22"/>
          <w:szCs w:val="22"/>
        </w:rPr>
        <w:t xml:space="preserve"> </w:t>
      </w:r>
      <w:r w:rsidR="00B55F25" w:rsidRPr="00F57636">
        <w:rPr>
          <w:rFonts w:ascii="Minion Pro" w:hAnsi="Minion Pro"/>
          <w:sz w:val="22"/>
          <w:szCs w:val="22"/>
        </w:rPr>
        <w:t>plant orders</w:t>
      </w:r>
      <w:bookmarkStart w:id="260" w:name="_Toc436298482"/>
      <w:r w:rsidR="00B55F25" w:rsidRPr="00F57636">
        <w:rPr>
          <w:rFonts w:ascii="Minion Pro" w:hAnsi="Minion Pro"/>
          <w:sz w:val="22"/>
          <w:szCs w:val="22"/>
        </w:rPr>
        <w:t xml:space="preserve">. The </w:t>
      </w:r>
      <w:del w:id="261" w:author="Vos, R.A." w:date="2017-10-05T16:21:00Z">
        <w:r w:rsidR="00B55F25" w:rsidRPr="00F57636" w:rsidDel="00AC68B0">
          <w:rPr>
            <w:rFonts w:ascii="Minion Pro" w:hAnsi="Minion Pro"/>
            <w:sz w:val="22"/>
            <w:szCs w:val="22"/>
          </w:rPr>
          <w:delText>database</w:delText>
        </w:r>
        <w:r w:rsidR="00B55F25" w:rsidRPr="00F57636" w:rsidDel="00AC68B0">
          <w:rPr>
            <w:rFonts w:ascii="Minion Pro" w:hAnsi="Minion Pro"/>
            <w:b/>
            <w:sz w:val="22"/>
            <w:szCs w:val="22"/>
          </w:rPr>
          <w:delText xml:space="preserve"> </w:delText>
        </w:r>
      </w:del>
      <w:ins w:id="262" w:author="Vos, R.A." w:date="2017-10-05T16:21:00Z">
        <w:r w:rsidR="00AC68B0">
          <w:rPr>
            <w:rFonts w:ascii="Minion Pro" w:hAnsi="Minion Pro"/>
            <w:sz w:val="22"/>
            <w:szCs w:val="22"/>
          </w:rPr>
          <w:t>dataset</w:t>
        </w:r>
        <w:r w:rsidR="00AC68B0" w:rsidRPr="00F57636">
          <w:rPr>
            <w:rFonts w:ascii="Minion Pro" w:hAnsi="Minion Pro"/>
            <w:b/>
            <w:sz w:val="22"/>
            <w:szCs w:val="22"/>
          </w:rPr>
          <w:t xml:space="preserve"> </w:t>
        </w:r>
      </w:ins>
      <w:r w:rsidR="00B55F25" w:rsidRPr="00F57636">
        <w:rPr>
          <w:rFonts w:ascii="Minion Pro" w:hAnsi="Minion Pro"/>
          <w:sz w:val="22"/>
          <w:szCs w:val="22"/>
        </w:rPr>
        <w:t>includes</w:t>
      </w:r>
      <w:r w:rsidR="00B55F25" w:rsidRPr="00F57636">
        <w:rPr>
          <w:rFonts w:ascii="Minion Pro" w:hAnsi="Minion Pro"/>
          <w:b/>
          <w:sz w:val="22"/>
          <w:szCs w:val="22"/>
        </w:rPr>
        <w:t xml:space="preserve"> </w:t>
      </w:r>
      <w:r w:rsidR="007D3F3F">
        <w:rPr>
          <w:rFonts w:ascii="Minion Pro" w:hAnsi="Minion Pro"/>
          <w:sz w:val="22"/>
          <w:szCs w:val="22"/>
        </w:rPr>
        <w:t>24</w:t>
      </w:r>
      <w:r w:rsidR="007D3F3F" w:rsidRPr="00F57636">
        <w:rPr>
          <w:rFonts w:ascii="Minion Pro" w:hAnsi="Minion Pro"/>
          <w:sz w:val="22"/>
          <w:szCs w:val="22"/>
        </w:rPr>
        <w:t xml:space="preserve"> </w:t>
      </w:r>
      <w:r w:rsidR="00B55F25" w:rsidRPr="00F57636">
        <w:rPr>
          <w:rFonts w:ascii="Minion Pro" w:hAnsi="Minion Pro"/>
          <w:sz w:val="22"/>
          <w:szCs w:val="22"/>
        </w:rPr>
        <w:t xml:space="preserve">hornworts, 7 mosses, </w:t>
      </w:r>
      <w:r w:rsidR="004A47C6">
        <w:rPr>
          <w:rFonts w:ascii="Minion Pro" w:hAnsi="Minion Pro"/>
          <w:sz w:val="22"/>
          <w:szCs w:val="22"/>
        </w:rPr>
        <w:t>76</w:t>
      </w:r>
      <w:r w:rsidR="004A47C6" w:rsidRPr="00F57636">
        <w:rPr>
          <w:rFonts w:ascii="Minion Pro" w:hAnsi="Minion Pro"/>
          <w:sz w:val="22"/>
          <w:szCs w:val="22"/>
        </w:rPr>
        <w:t xml:space="preserve"> </w:t>
      </w:r>
      <w:r w:rsidR="00B55F25" w:rsidRPr="00F57636">
        <w:rPr>
          <w:rFonts w:ascii="Minion Pro" w:hAnsi="Minion Pro"/>
          <w:sz w:val="22"/>
          <w:szCs w:val="22"/>
        </w:rPr>
        <w:t xml:space="preserve">liverworts, </w:t>
      </w:r>
      <w:r w:rsidR="00715C76">
        <w:rPr>
          <w:rFonts w:ascii="Minion Pro" w:hAnsi="Minion Pro"/>
          <w:sz w:val="22"/>
          <w:szCs w:val="22"/>
        </w:rPr>
        <w:t>518</w:t>
      </w:r>
      <w:r w:rsidR="00715C76" w:rsidRPr="00F57636">
        <w:rPr>
          <w:rFonts w:ascii="Minion Pro" w:hAnsi="Minion Pro"/>
          <w:sz w:val="22"/>
          <w:szCs w:val="22"/>
        </w:rPr>
        <w:t xml:space="preserve"> </w:t>
      </w:r>
      <w:r w:rsidR="00B55F25" w:rsidRPr="00F57636">
        <w:rPr>
          <w:rFonts w:ascii="Minion Pro" w:hAnsi="Minion Pro"/>
          <w:sz w:val="22"/>
          <w:szCs w:val="22"/>
        </w:rPr>
        <w:t xml:space="preserve">angiosperms, </w:t>
      </w:r>
      <w:r w:rsidR="00715C76">
        <w:rPr>
          <w:rFonts w:ascii="Minion Pro" w:hAnsi="Minion Pro"/>
          <w:sz w:val="22"/>
          <w:szCs w:val="22"/>
        </w:rPr>
        <w:t>73</w:t>
      </w:r>
      <w:r w:rsidR="00715C76" w:rsidRPr="00F57636">
        <w:rPr>
          <w:rFonts w:ascii="Minion Pro" w:hAnsi="Minion Pro"/>
          <w:sz w:val="22"/>
          <w:szCs w:val="22"/>
        </w:rPr>
        <w:t xml:space="preserve"> </w:t>
      </w:r>
      <w:r w:rsidR="00B55F25" w:rsidRPr="00F57636">
        <w:rPr>
          <w:rFonts w:ascii="Minion Pro" w:hAnsi="Minion Pro"/>
          <w:sz w:val="22"/>
          <w:szCs w:val="22"/>
        </w:rPr>
        <w:t xml:space="preserve">gymnosperms, </w:t>
      </w:r>
      <w:r w:rsidR="00104581">
        <w:rPr>
          <w:rFonts w:ascii="Minion Pro" w:hAnsi="Minion Pro"/>
          <w:sz w:val="22"/>
          <w:szCs w:val="22"/>
        </w:rPr>
        <w:t>16</w:t>
      </w:r>
      <w:r w:rsidR="00104581" w:rsidRPr="00F57636">
        <w:rPr>
          <w:rFonts w:ascii="Minion Pro" w:hAnsi="Minion Pro"/>
          <w:sz w:val="22"/>
          <w:szCs w:val="22"/>
        </w:rPr>
        <w:t xml:space="preserve"> </w:t>
      </w:r>
      <w:proofErr w:type="spellStart"/>
      <w:r w:rsidR="00B55F25" w:rsidRPr="00F57636">
        <w:rPr>
          <w:rFonts w:ascii="Minion Pro" w:hAnsi="Minion Pro"/>
          <w:sz w:val="22"/>
          <w:szCs w:val="22"/>
        </w:rPr>
        <w:t>lycopods</w:t>
      </w:r>
      <w:proofErr w:type="spellEnd"/>
      <w:r w:rsidR="00B55F25" w:rsidRPr="00F57636">
        <w:rPr>
          <w:rFonts w:ascii="Minion Pro" w:hAnsi="Minion Pro"/>
          <w:sz w:val="22"/>
          <w:szCs w:val="22"/>
        </w:rPr>
        <w:t xml:space="preserve">, and </w:t>
      </w:r>
      <w:r w:rsidR="00715C76">
        <w:rPr>
          <w:rFonts w:ascii="Minion Pro" w:hAnsi="Minion Pro"/>
          <w:sz w:val="22"/>
          <w:szCs w:val="22"/>
        </w:rPr>
        <w:t>18</w:t>
      </w:r>
      <w:r w:rsidR="00715C76" w:rsidRPr="00F57636">
        <w:rPr>
          <w:rFonts w:ascii="Minion Pro" w:hAnsi="Minion Pro"/>
          <w:sz w:val="22"/>
          <w:szCs w:val="22"/>
        </w:rPr>
        <w:t xml:space="preserve"> </w:t>
      </w:r>
      <w:proofErr w:type="spellStart"/>
      <w:r w:rsidR="00B55F25" w:rsidRPr="00F57636">
        <w:rPr>
          <w:rFonts w:ascii="Minion Pro" w:hAnsi="Minion Pro"/>
          <w:sz w:val="22"/>
          <w:szCs w:val="22"/>
        </w:rPr>
        <w:t>polypods</w:t>
      </w:r>
      <w:proofErr w:type="spellEnd"/>
      <w:r w:rsidR="00B55F25" w:rsidRPr="00F57636">
        <w:rPr>
          <w:rFonts w:ascii="Minion Pro" w:hAnsi="Minion Pro"/>
          <w:sz w:val="22"/>
          <w:szCs w:val="22"/>
        </w:rPr>
        <w:t xml:space="preserve">. For these plants species, we found associations with </w:t>
      </w:r>
      <w:r w:rsidR="00A46667">
        <w:rPr>
          <w:rFonts w:ascii="Minion Pro" w:hAnsi="Minion Pro"/>
          <w:sz w:val="22"/>
          <w:szCs w:val="22"/>
        </w:rPr>
        <w:t>150</w:t>
      </w:r>
      <w:r w:rsidR="00A46667" w:rsidRPr="00F57636">
        <w:rPr>
          <w:rFonts w:ascii="Minion Pro" w:hAnsi="Minion Pro"/>
          <w:sz w:val="22"/>
          <w:szCs w:val="22"/>
        </w:rPr>
        <w:t xml:space="preserve"> </w:t>
      </w:r>
      <w:r w:rsidR="00B55F25" w:rsidRPr="00F57636">
        <w:rPr>
          <w:rFonts w:ascii="Minion Pro" w:hAnsi="Minion Pro"/>
          <w:sz w:val="22"/>
          <w:szCs w:val="22"/>
        </w:rPr>
        <w:t xml:space="preserve">Ascomycota, </w:t>
      </w:r>
      <w:r w:rsidR="00A46667">
        <w:rPr>
          <w:rFonts w:ascii="Minion Pro" w:hAnsi="Minion Pro"/>
          <w:sz w:val="22"/>
          <w:szCs w:val="22"/>
        </w:rPr>
        <w:t>305</w:t>
      </w:r>
      <w:r w:rsidR="00A46667" w:rsidRPr="00F57636">
        <w:rPr>
          <w:rFonts w:ascii="Minion Pro" w:hAnsi="Minion Pro"/>
          <w:sz w:val="22"/>
          <w:szCs w:val="22"/>
        </w:rPr>
        <w:t xml:space="preserve"> </w:t>
      </w:r>
      <w:r w:rsidR="00B55F25" w:rsidRPr="00F57636">
        <w:rPr>
          <w:rFonts w:ascii="Minion Pro" w:hAnsi="Minion Pro"/>
          <w:sz w:val="22"/>
          <w:szCs w:val="22"/>
        </w:rPr>
        <w:t xml:space="preserve">Basidiomycota, </w:t>
      </w:r>
      <w:r w:rsidR="00A46667">
        <w:rPr>
          <w:rFonts w:ascii="Minion Pro" w:hAnsi="Minion Pro"/>
          <w:sz w:val="22"/>
          <w:szCs w:val="22"/>
        </w:rPr>
        <w:t>385</w:t>
      </w:r>
      <w:r w:rsidR="00A46667" w:rsidRPr="00F57636">
        <w:rPr>
          <w:rFonts w:ascii="Minion Pro" w:hAnsi="Minion Pro"/>
          <w:sz w:val="22"/>
          <w:szCs w:val="22"/>
        </w:rPr>
        <w:t xml:space="preserve"> </w:t>
      </w:r>
      <w:commentRangeStart w:id="263"/>
      <w:r w:rsidR="00B55F25" w:rsidRPr="00F57636">
        <w:rPr>
          <w:rFonts w:ascii="Minion Pro" w:hAnsi="Minion Pro"/>
          <w:sz w:val="22"/>
          <w:szCs w:val="22"/>
        </w:rPr>
        <w:t>Glomeromycot</w:t>
      </w:r>
      <w:r w:rsidR="00402F19">
        <w:rPr>
          <w:rFonts w:ascii="Minion Pro" w:hAnsi="Minion Pro"/>
          <w:sz w:val="22"/>
          <w:szCs w:val="22"/>
        </w:rPr>
        <w:t>ina</w:t>
      </w:r>
      <w:commentRangeEnd w:id="263"/>
      <w:r w:rsidR="003F5877">
        <w:rPr>
          <w:rStyle w:val="Verwijzingopmerking"/>
          <w:rFonts w:asciiTheme="minorHAnsi" w:hAnsiTheme="minorHAnsi" w:cstheme="minorBidi"/>
          <w:lang w:val="nl-NL" w:eastAsia="nl-NL"/>
        </w:rPr>
        <w:commentReference w:id="263"/>
      </w:r>
      <w:r w:rsidR="00B55F25" w:rsidRPr="00F57636">
        <w:rPr>
          <w:rFonts w:ascii="Minion Pro" w:hAnsi="Minion Pro"/>
          <w:sz w:val="22"/>
          <w:szCs w:val="22"/>
        </w:rPr>
        <w:t xml:space="preserve">, </w:t>
      </w:r>
      <w:r w:rsidR="00A46667">
        <w:rPr>
          <w:rFonts w:ascii="Minion Pro" w:hAnsi="Minion Pro"/>
          <w:sz w:val="22"/>
          <w:szCs w:val="22"/>
        </w:rPr>
        <w:t>28</w:t>
      </w:r>
      <w:r w:rsidR="00A46667" w:rsidRPr="00F57636">
        <w:rPr>
          <w:rFonts w:ascii="Minion Pro" w:hAnsi="Minion Pro"/>
          <w:sz w:val="22"/>
          <w:szCs w:val="22"/>
        </w:rPr>
        <w:t xml:space="preserve"> </w:t>
      </w:r>
      <w:r w:rsidR="00B55F25" w:rsidRPr="00F57636">
        <w:rPr>
          <w:rFonts w:ascii="Minion Pro" w:hAnsi="Minion Pro"/>
          <w:sz w:val="22"/>
          <w:szCs w:val="22"/>
        </w:rPr>
        <w:t xml:space="preserve">Mucoromycotina </w:t>
      </w:r>
      <w:r w:rsidR="0045614F">
        <w:rPr>
          <w:rFonts w:ascii="Minion Pro" w:hAnsi="Minion Pro"/>
          <w:sz w:val="22"/>
          <w:szCs w:val="22"/>
        </w:rPr>
        <w:t>and 45 non-mycorrhizal species</w:t>
      </w:r>
      <w:ins w:id="264" w:author="Vos, R.A." w:date="2017-10-05T16:21:00Z">
        <w:r w:rsidR="00AC68B0">
          <w:rPr>
            <w:rFonts w:ascii="Minion Pro" w:hAnsi="Minion Pro"/>
            <w:sz w:val="22"/>
            <w:szCs w:val="22"/>
          </w:rPr>
          <w:t xml:space="preserve"> </w:t>
        </w:r>
      </w:ins>
      <w:r w:rsidR="00B55F25" w:rsidRPr="00D33C4D">
        <w:rPr>
          <w:rFonts w:ascii="Minion Pro" w:hAnsi="Minion Pro"/>
          <w:sz w:val="22"/>
          <w:szCs w:val="22"/>
          <w:highlight w:val="green"/>
        </w:rPr>
        <w:t>(Table S1)</w:t>
      </w:r>
      <w:r w:rsidR="00B55F25" w:rsidRPr="00F57636">
        <w:rPr>
          <w:rFonts w:ascii="Minion Pro" w:hAnsi="Minion Pro"/>
          <w:sz w:val="22"/>
          <w:szCs w:val="22"/>
        </w:rPr>
        <w:t>.</w:t>
      </w:r>
      <w:bookmarkEnd w:id="260"/>
    </w:p>
    <w:p w14:paraId="05105307" w14:textId="77777777" w:rsidR="00AC68B0" w:rsidRDefault="00AC68B0" w:rsidP="00EB3200">
      <w:pPr>
        <w:spacing w:line="288" w:lineRule="auto"/>
        <w:rPr>
          <w:ins w:id="265" w:author="Vos, R.A." w:date="2017-10-05T16:21:00Z"/>
          <w:rFonts w:ascii="Minion Pro" w:hAnsi="Minion Pro"/>
          <w:sz w:val="22"/>
          <w:szCs w:val="22"/>
        </w:rPr>
      </w:pPr>
    </w:p>
    <w:p w14:paraId="5EE52224" w14:textId="4094C8E3" w:rsidR="00B55F25" w:rsidRPr="00F57636" w:rsidRDefault="00687A8A" w:rsidP="00EB3200">
      <w:pPr>
        <w:spacing w:line="288" w:lineRule="auto"/>
        <w:rPr>
          <w:rFonts w:ascii="Minion Pro" w:hAnsi="Minion Pro"/>
          <w:sz w:val="22"/>
          <w:szCs w:val="22"/>
        </w:rPr>
      </w:pPr>
      <w:r w:rsidRPr="00F57636">
        <w:rPr>
          <w:rFonts w:ascii="Minion Pro" w:hAnsi="Minion Pro"/>
          <w:sz w:val="22"/>
          <w:szCs w:val="22"/>
        </w:rPr>
        <w:t>DNA sequence data of the plants, including members of the Bryophytes</w:t>
      </w:r>
      <w:ins w:id="266" w:author="Vos, R.A." w:date="2017-10-05T16:21:00Z">
        <w:r w:rsidR="00AC68B0">
          <w:rPr>
            <w:rFonts w:ascii="Minion Pro" w:hAnsi="Minion Pro"/>
            <w:sz w:val="22"/>
            <w:szCs w:val="22"/>
          </w:rPr>
          <w:t>,</w:t>
        </w:r>
      </w:ins>
      <w:r w:rsidRPr="00F57636">
        <w:rPr>
          <w:rFonts w:ascii="Minion Pro" w:hAnsi="Minion Pro"/>
          <w:sz w:val="22"/>
          <w:szCs w:val="22"/>
        </w:rPr>
        <w:t xml:space="preserve"> were obtained </w:t>
      </w:r>
      <w:r>
        <w:rPr>
          <w:rFonts w:ascii="Minion Pro" w:hAnsi="Minion Pro"/>
          <w:sz w:val="22"/>
          <w:szCs w:val="22"/>
        </w:rPr>
        <w:t xml:space="preserve">from </w:t>
      </w:r>
      <w:del w:id="267" w:author="Vos, R.A." w:date="2017-10-05T16:21:00Z">
        <w:r w:rsidDel="00AC68B0">
          <w:rPr>
            <w:rFonts w:ascii="Minion Pro" w:hAnsi="Minion Pro"/>
            <w:sz w:val="22"/>
            <w:szCs w:val="22"/>
          </w:rPr>
          <w:delText>Genbank</w:delText>
        </w:r>
      </w:del>
      <w:ins w:id="268" w:author="Vos, R.A." w:date="2017-10-05T16:21:00Z">
        <w:r w:rsidR="00AC68B0">
          <w:rPr>
            <w:rFonts w:ascii="Minion Pro" w:hAnsi="Minion Pro"/>
            <w:sz w:val="22"/>
            <w:szCs w:val="22"/>
          </w:rPr>
          <w:t>GenBank</w:t>
        </w:r>
      </w:ins>
      <w:r>
        <w:rPr>
          <w:rFonts w:ascii="Minion Pro" w:hAnsi="Minion Pro"/>
          <w:sz w:val="22"/>
          <w:szCs w:val="22"/>
        </w:rPr>
        <w:t xml:space="preserve"> </w:t>
      </w:r>
      <w:r w:rsidRPr="00F57636">
        <w:rPr>
          <w:rFonts w:ascii="Minion Pro" w:hAnsi="Minion Pro"/>
          <w:sz w:val="22"/>
          <w:szCs w:val="22"/>
        </w:rPr>
        <w:t>to reconstruct phylogenetic relationships</w:t>
      </w:r>
      <w:r w:rsidR="00B55F25" w:rsidRPr="00F57636">
        <w:rPr>
          <w:rFonts w:ascii="Minion Pro" w:hAnsi="Minion Pro"/>
          <w:sz w:val="22"/>
          <w:szCs w:val="22"/>
        </w:rPr>
        <w:t xml:space="preserve">. For liverworts, hornworts, </w:t>
      </w:r>
      <w:proofErr w:type="spellStart"/>
      <w:r w:rsidR="00B55F25" w:rsidRPr="00F57636">
        <w:rPr>
          <w:rFonts w:ascii="Minion Pro" w:hAnsi="Minion Pro"/>
          <w:sz w:val="22"/>
          <w:szCs w:val="22"/>
        </w:rPr>
        <w:t>polypods</w:t>
      </w:r>
      <w:proofErr w:type="spellEnd"/>
      <w:ins w:id="269" w:author="Vos, R.A." w:date="2017-10-05T16:21:00Z">
        <w:r w:rsidR="00AC68B0">
          <w:rPr>
            <w:rFonts w:ascii="Minion Pro" w:hAnsi="Minion Pro"/>
            <w:sz w:val="22"/>
            <w:szCs w:val="22"/>
          </w:rPr>
          <w:t>,</w:t>
        </w:r>
      </w:ins>
      <w:r w:rsidR="00B55F25" w:rsidRPr="00F57636">
        <w:rPr>
          <w:rFonts w:ascii="Minion Pro" w:hAnsi="Minion Pro"/>
          <w:sz w:val="22"/>
          <w:szCs w:val="22"/>
        </w:rPr>
        <w:t xml:space="preserve"> and </w:t>
      </w:r>
      <w:proofErr w:type="spellStart"/>
      <w:r w:rsidR="00B55F25" w:rsidRPr="00F57636">
        <w:rPr>
          <w:rFonts w:ascii="Minion Pro" w:hAnsi="Minion Pro"/>
          <w:sz w:val="22"/>
          <w:szCs w:val="22"/>
        </w:rPr>
        <w:t>lycopods</w:t>
      </w:r>
      <w:proofErr w:type="spellEnd"/>
      <w:r>
        <w:rPr>
          <w:rFonts w:ascii="Minion Pro" w:hAnsi="Minion Pro"/>
          <w:sz w:val="22"/>
          <w:szCs w:val="22"/>
        </w:rPr>
        <w:t>,</w:t>
      </w:r>
      <w:r w:rsidR="00B55F25" w:rsidRPr="00F57636">
        <w:rPr>
          <w:rFonts w:ascii="Minion Pro" w:hAnsi="Minion Pro"/>
          <w:sz w:val="22"/>
          <w:szCs w:val="22"/>
        </w:rPr>
        <w:t xml:space="preserve"> we added </w:t>
      </w:r>
      <w:r>
        <w:rPr>
          <w:rFonts w:ascii="Minion Pro" w:hAnsi="Minion Pro"/>
          <w:sz w:val="22"/>
          <w:szCs w:val="22"/>
        </w:rPr>
        <w:t xml:space="preserve">several </w:t>
      </w:r>
      <w:r w:rsidR="00B55F25" w:rsidRPr="00F57636">
        <w:rPr>
          <w:rFonts w:ascii="Minion Pro" w:hAnsi="Minion Pro"/>
          <w:sz w:val="22"/>
          <w:szCs w:val="22"/>
        </w:rPr>
        <w:t xml:space="preserve">species to the dataset to </w:t>
      </w:r>
      <w:del w:id="270" w:author="Vos, R.A." w:date="2017-10-05T16:22:00Z">
        <w:r w:rsidR="00B55F25" w:rsidRPr="00F57636" w:rsidDel="00AC68B0">
          <w:rPr>
            <w:rFonts w:ascii="Minion Pro" w:hAnsi="Minion Pro"/>
            <w:sz w:val="22"/>
            <w:szCs w:val="22"/>
          </w:rPr>
          <w:delText>reduce the number of missing markers per group</w:delText>
        </w:r>
      </w:del>
      <w:ins w:id="271" w:author="Vos, R.A." w:date="2017-10-05T16:22:00Z">
        <w:r w:rsidR="00AC68B0">
          <w:rPr>
            <w:rFonts w:ascii="Minion Pro" w:hAnsi="Minion Pro"/>
            <w:sz w:val="22"/>
            <w:szCs w:val="22"/>
          </w:rPr>
          <w:t>increase taxon sampling</w:t>
        </w:r>
      </w:ins>
      <w:r w:rsidR="00B55F25" w:rsidRPr="00F57636">
        <w:rPr>
          <w:rFonts w:ascii="Minion Pro" w:hAnsi="Minion Pro"/>
          <w:sz w:val="22"/>
          <w:szCs w:val="22"/>
        </w:rPr>
        <w:t>,</w:t>
      </w:r>
      <w:r>
        <w:rPr>
          <w:rFonts w:ascii="Minion Pro" w:hAnsi="Minion Pro"/>
          <w:sz w:val="22"/>
          <w:szCs w:val="22"/>
        </w:rPr>
        <w:t xml:space="preserve"> </w:t>
      </w:r>
      <w:r w:rsidR="00B55F25" w:rsidRPr="00F57636">
        <w:rPr>
          <w:rFonts w:ascii="Minion Pro" w:hAnsi="Minion Pro"/>
          <w:sz w:val="22"/>
          <w:szCs w:val="22"/>
        </w:rPr>
        <w:t xml:space="preserve">resulting in a total of </w:t>
      </w:r>
      <w:r w:rsidR="00464A04">
        <w:rPr>
          <w:rFonts w:ascii="Minion Pro" w:hAnsi="Minion Pro"/>
          <w:sz w:val="22"/>
          <w:szCs w:val="22"/>
        </w:rPr>
        <w:t>759</w:t>
      </w:r>
      <w:r w:rsidR="00464A04" w:rsidRPr="00F57636">
        <w:rPr>
          <w:rFonts w:ascii="Minion Pro" w:hAnsi="Minion Pro"/>
          <w:sz w:val="22"/>
          <w:szCs w:val="22"/>
        </w:rPr>
        <w:t xml:space="preserve"> </w:t>
      </w:r>
      <w:r w:rsidR="00B55F25" w:rsidRPr="00F57636">
        <w:rPr>
          <w:rFonts w:ascii="Minion Pro" w:hAnsi="Minion Pro"/>
          <w:sz w:val="22"/>
          <w:szCs w:val="22"/>
        </w:rPr>
        <w:t>species for phylogenetic analysis</w:t>
      </w:r>
      <w:r w:rsidR="000F4EEA">
        <w:rPr>
          <w:rFonts w:ascii="Minion Pro" w:hAnsi="Minion Pro"/>
          <w:sz w:val="22"/>
          <w:szCs w:val="22"/>
        </w:rPr>
        <w:t>.</w:t>
      </w:r>
      <w:r w:rsidR="00464A04">
        <w:rPr>
          <w:rFonts w:ascii="Minion Pro" w:hAnsi="Minion Pro"/>
          <w:sz w:val="22"/>
          <w:szCs w:val="22"/>
        </w:rPr>
        <w:t xml:space="preserve"> </w:t>
      </w:r>
      <w:r w:rsidR="00B55F25" w:rsidRPr="00F57636">
        <w:rPr>
          <w:rFonts w:ascii="Minion Pro" w:hAnsi="Minion Pro"/>
          <w:sz w:val="22"/>
          <w:szCs w:val="22"/>
        </w:rPr>
        <w:t xml:space="preserve">For </w:t>
      </w:r>
      <w:r w:rsidR="00467259" w:rsidRPr="00467259">
        <w:rPr>
          <w:rFonts w:ascii="Minion Pro" w:hAnsi="Minion Pro"/>
          <w:sz w:val="22"/>
          <w:szCs w:val="22"/>
        </w:rPr>
        <w:t>146</w:t>
      </w:r>
      <w:r w:rsidR="000F4EEA">
        <w:rPr>
          <w:rFonts w:ascii="Minion Pro" w:hAnsi="Minion Pro"/>
          <w:sz w:val="22"/>
          <w:szCs w:val="22"/>
        </w:rPr>
        <w:t xml:space="preserve"> </w:t>
      </w:r>
      <w:r w:rsidR="00B55F25" w:rsidRPr="00F57636">
        <w:rPr>
          <w:rFonts w:ascii="Minion Pro" w:hAnsi="Minion Pro"/>
          <w:sz w:val="22"/>
          <w:szCs w:val="22"/>
        </w:rPr>
        <w:t xml:space="preserve">species, full or partial chloroplast genomes were available, which we used to extract sequences for </w:t>
      </w:r>
      <w:proofErr w:type="spellStart"/>
      <w:r w:rsidR="00B55F25" w:rsidRPr="00F57636">
        <w:rPr>
          <w:rFonts w:ascii="Minion Pro" w:hAnsi="Minion Pro"/>
          <w:i/>
          <w:sz w:val="22"/>
          <w:szCs w:val="22"/>
        </w:rPr>
        <w:t>psbA</w:t>
      </w:r>
      <w:proofErr w:type="spellEnd"/>
      <w:r w:rsidR="00B55F25" w:rsidRPr="00F57636">
        <w:rPr>
          <w:rFonts w:ascii="Minion Pro" w:hAnsi="Minion Pro"/>
          <w:sz w:val="22"/>
          <w:szCs w:val="22"/>
        </w:rPr>
        <w:t xml:space="preserve">, </w:t>
      </w:r>
      <w:proofErr w:type="spellStart"/>
      <w:r w:rsidR="00B55F25" w:rsidRPr="00F57636">
        <w:rPr>
          <w:rFonts w:ascii="Minion Pro" w:hAnsi="Minion Pro"/>
          <w:i/>
          <w:sz w:val="22"/>
          <w:szCs w:val="22"/>
        </w:rPr>
        <w:t>rbcL</w:t>
      </w:r>
      <w:proofErr w:type="spellEnd"/>
      <w:r w:rsidR="00B55F25" w:rsidRPr="00F57636">
        <w:rPr>
          <w:rFonts w:ascii="Minion Pro" w:hAnsi="Minion Pro"/>
          <w:sz w:val="22"/>
          <w:szCs w:val="22"/>
        </w:rPr>
        <w:t xml:space="preserve"> and </w:t>
      </w:r>
      <w:r w:rsidR="00B55F25" w:rsidRPr="00F57636">
        <w:rPr>
          <w:rFonts w:ascii="Minion Pro" w:hAnsi="Minion Pro"/>
          <w:i/>
          <w:sz w:val="22"/>
          <w:szCs w:val="22"/>
        </w:rPr>
        <w:t>rps4</w:t>
      </w:r>
      <w:r w:rsidR="00B55F25" w:rsidRPr="00F57636">
        <w:rPr>
          <w:rFonts w:ascii="Minion Pro" w:hAnsi="Minion Pro"/>
          <w:sz w:val="22"/>
          <w:szCs w:val="22"/>
        </w:rPr>
        <w:t xml:space="preserve">. </w:t>
      </w:r>
      <w:r w:rsidR="00EB3200">
        <w:rPr>
          <w:rFonts w:ascii="Minion Pro" w:hAnsi="Minion Pro"/>
          <w:sz w:val="22"/>
          <w:szCs w:val="22"/>
        </w:rPr>
        <w:t xml:space="preserve">For other species, </w:t>
      </w:r>
      <w:r w:rsidR="00EB3200" w:rsidRPr="00AC68B0">
        <w:rPr>
          <w:rFonts w:ascii="Minion Pro" w:hAnsi="Minion Pro"/>
          <w:i/>
          <w:sz w:val="22"/>
          <w:szCs w:val="22"/>
          <w:rPrChange w:id="272" w:author="Vos, R.A." w:date="2017-10-05T16:22:00Z">
            <w:rPr>
              <w:rFonts w:ascii="Minion Pro" w:hAnsi="Minion Pro"/>
              <w:sz w:val="22"/>
              <w:szCs w:val="22"/>
            </w:rPr>
          </w:rPrChange>
        </w:rPr>
        <w:t>rps4</w:t>
      </w:r>
      <w:r w:rsidR="00EB3200">
        <w:rPr>
          <w:rFonts w:ascii="Minion Pro" w:hAnsi="Minion Pro"/>
          <w:sz w:val="22"/>
          <w:szCs w:val="22"/>
        </w:rPr>
        <w:t xml:space="preserve"> and </w:t>
      </w:r>
      <w:proofErr w:type="spellStart"/>
      <w:r w:rsidR="00EB3200" w:rsidRPr="00AC68B0">
        <w:rPr>
          <w:rFonts w:ascii="Minion Pro" w:hAnsi="Minion Pro"/>
          <w:i/>
          <w:sz w:val="22"/>
          <w:szCs w:val="22"/>
          <w:rPrChange w:id="273" w:author="Vos, R.A." w:date="2017-10-05T16:22:00Z">
            <w:rPr>
              <w:rFonts w:ascii="Minion Pro" w:hAnsi="Minion Pro"/>
              <w:sz w:val="22"/>
              <w:szCs w:val="22"/>
            </w:rPr>
          </w:rPrChange>
        </w:rPr>
        <w:t>psbA</w:t>
      </w:r>
      <w:proofErr w:type="spellEnd"/>
      <w:r w:rsidR="00EB3200">
        <w:rPr>
          <w:rFonts w:ascii="Minion Pro" w:hAnsi="Minion Pro"/>
          <w:sz w:val="22"/>
          <w:szCs w:val="22"/>
        </w:rPr>
        <w:t xml:space="preserve"> sequences w</w:t>
      </w:r>
      <w:del w:id="274" w:author="Vos, R.A." w:date="2017-10-05T16:23:00Z">
        <w:r w:rsidR="00EB3200" w:rsidDel="00AC68B0">
          <w:rPr>
            <w:rFonts w:ascii="Minion Pro" w:hAnsi="Minion Pro"/>
            <w:sz w:val="22"/>
            <w:szCs w:val="22"/>
          </w:rPr>
          <w:delText>h</w:delText>
        </w:r>
      </w:del>
      <w:r w:rsidR="00EB3200">
        <w:rPr>
          <w:rFonts w:ascii="Minion Pro" w:hAnsi="Minion Pro"/>
          <w:sz w:val="22"/>
          <w:szCs w:val="22"/>
        </w:rPr>
        <w:t xml:space="preserve">ere downloaded where possible, to supplement the </w:t>
      </w:r>
      <w:proofErr w:type="spellStart"/>
      <w:r w:rsidR="00EB3200" w:rsidRPr="00AC68B0">
        <w:rPr>
          <w:rFonts w:ascii="Minion Pro" w:hAnsi="Minion Pro"/>
          <w:i/>
          <w:sz w:val="22"/>
          <w:szCs w:val="22"/>
          <w:rPrChange w:id="275" w:author="Vos, R.A." w:date="2017-10-05T16:23:00Z">
            <w:rPr>
              <w:rFonts w:ascii="Minion Pro" w:hAnsi="Minion Pro"/>
              <w:sz w:val="22"/>
              <w:szCs w:val="22"/>
            </w:rPr>
          </w:rPrChange>
        </w:rPr>
        <w:t>rbcL</w:t>
      </w:r>
      <w:proofErr w:type="spellEnd"/>
      <w:r w:rsidR="00EB3200">
        <w:rPr>
          <w:rFonts w:ascii="Minion Pro" w:hAnsi="Minion Pro"/>
          <w:sz w:val="22"/>
          <w:szCs w:val="22"/>
        </w:rPr>
        <w:t xml:space="preserve"> dataset.</w:t>
      </w:r>
      <w:r w:rsidR="00B55F25" w:rsidRPr="00F57636">
        <w:rPr>
          <w:rFonts w:ascii="Minion Pro" w:hAnsi="Minion Pro"/>
          <w:sz w:val="22"/>
          <w:szCs w:val="22"/>
        </w:rPr>
        <w:t xml:space="preserve"> Accession numbers are listed in the supplementary data </w:t>
      </w:r>
      <w:r w:rsidR="00B55F25" w:rsidRPr="003F5877">
        <w:rPr>
          <w:rFonts w:ascii="Minion Pro" w:hAnsi="Minion Pro"/>
          <w:sz w:val="22"/>
          <w:szCs w:val="22"/>
          <w:highlight w:val="green"/>
        </w:rPr>
        <w:t>(Table S2)</w:t>
      </w:r>
      <w:r w:rsidR="00B55F25" w:rsidRPr="00F57636">
        <w:rPr>
          <w:rFonts w:ascii="Minion Pro" w:hAnsi="Minion Pro"/>
          <w:sz w:val="22"/>
          <w:szCs w:val="22"/>
        </w:rPr>
        <w:t>.</w:t>
      </w:r>
      <w:ins w:id="276" w:author="Feijen, Frida" w:date="2017-08-24T15:44:00Z">
        <w:r w:rsidR="00467259">
          <w:rPr>
            <w:rFonts w:ascii="Minion Pro" w:hAnsi="Minion Pro"/>
            <w:sz w:val="22"/>
            <w:szCs w:val="22"/>
          </w:rPr>
          <w:t xml:space="preserve"> </w:t>
        </w:r>
      </w:ins>
    </w:p>
    <w:p w14:paraId="175BADAD" w14:textId="77777777" w:rsidR="00B55F25" w:rsidRPr="00F57636" w:rsidRDefault="00B55F25" w:rsidP="00B55F25">
      <w:pPr>
        <w:spacing w:line="288" w:lineRule="auto"/>
        <w:rPr>
          <w:rFonts w:ascii="Minion Pro" w:hAnsi="Minion Pro"/>
          <w:i/>
          <w:sz w:val="22"/>
          <w:szCs w:val="22"/>
        </w:rPr>
      </w:pPr>
    </w:p>
    <w:p w14:paraId="33227D39" w14:textId="77777777" w:rsidR="00B55F25" w:rsidRPr="00F57636" w:rsidRDefault="00B55F25" w:rsidP="00B55F25">
      <w:pPr>
        <w:spacing w:line="288" w:lineRule="auto"/>
        <w:rPr>
          <w:rFonts w:ascii="Minion Pro" w:hAnsi="Minion Pro"/>
          <w:i/>
          <w:sz w:val="22"/>
          <w:szCs w:val="22"/>
        </w:rPr>
      </w:pPr>
      <w:commentRangeStart w:id="277"/>
      <w:r w:rsidRPr="00F57636">
        <w:rPr>
          <w:rFonts w:ascii="Minion Pro" w:hAnsi="Minion Pro"/>
          <w:i/>
          <w:sz w:val="22"/>
          <w:szCs w:val="22"/>
        </w:rPr>
        <w:t>Phylogenetic analysis and divergence dating</w:t>
      </w:r>
      <w:commentRangeEnd w:id="277"/>
      <w:r w:rsidR="00D854D6">
        <w:rPr>
          <w:rStyle w:val="Verwijzingopmerking"/>
          <w:rFonts w:asciiTheme="minorHAnsi" w:hAnsiTheme="minorHAnsi" w:cstheme="minorBidi"/>
          <w:lang w:val="nl-NL" w:eastAsia="nl-NL"/>
        </w:rPr>
        <w:commentReference w:id="277"/>
      </w:r>
    </w:p>
    <w:p w14:paraId="33921B43" w14:textId="279962CF" w:rsidR="00AC68B0" w:rsidDel="00EC685C" w:rsidRDefault="00B55F25" w:rsidP="00B55F25">
      <w:pPr>
        <w:spacing w:line="288" w:lineRule="auto"/>
        <w:rPr>
          <w:ins w:id="278" w:author="Feijen, Frida" w:date="2017-08-24T17:22:00Z"/>
          <w:del w:id="279" w:author="Vos, R.A." w:date="2017-10-05T16:49:00Z"/>
          <w:rFonts w:ascii="Minion Pro" w:hAnsi="Minion Pro"/>
          <w:sz w:val="22"/>
          <w:szCs w:val="22"/>
        </w:rPr>
      </w:pPr>
      <w:r w:rsidRPr="00F57636">
        <w:rPr>
          <w:rFonts w:ascii="Minion Pro" w:hAnsi="Minion Pro"/>
          <w:sz w:val="22"/>
          <w:szCs w:val="22"/>
        </w:rPr>
        <w:t>For each marker, we aligned the sequences with MAFFT v.7</w:t>
      </w:r>
      <w:r w:rsidR="002A420E" w:rsidRPr="00F57636">
        <w:rPr>
          <w:rFonts w:ascii="Minion Pro" w:hAnsi="Minion Pro"/>
          <w:sz w:val="22"/>
          <w:szCs w:val="22"/>
        </w:rPr>
        <w:t xml:space="preserve"> (</w:t>
      </w:r>
      <w:proofErr w:type="spellStart"/>
      <w:r w:rsidR="002A420E" w:rsidRPr="00F57636">
        <w:rPr>
          <w:rFonts w:ascii="Minion Pro" w:hAnsi="Minion Pro"/>
          <w:sz w:val="22"/>
          <w:szCs w:val="22"/>
        </w:rPr>
        <w:t>Katoh</w:t>
      </w:r>
      <w:proofErr w:type="spellEnd"/>
      <w:r w:rsidR="002A420E" w:rsidRPr="00F57636">
        <w:rPr>
          <w:rFonts w:ascii="Minion Pro" w:hAnsi="Minion Pro"/>
          <w:sz w:val="22"/>
          <w:szCs w:val="22"/>
        </w:rPr>
        <w:t xml:space="preserve"> &amp; </w:t>
      </w:r>
      <w:proofErr w:type="spellStart"/>
      <w:r w:rsidR="002A420E" w:rsidRPr="00F57636">
        <w:rPr>
          <w:rFonts w:ascii="Minion Pro" w:hAnsi="Minion Pro"/>
          <w:sz w:val="22"/>
          <w:szCs w:val="22"/>
        </w:rPr>
        <w:t>Standley</w:t>
      </w:r>
      <w:proofErr w:type="spellEnd"/>
      <w:r w:rsidR="002A420E" w:rsidRPr="00F57636">
        <w:rPr>
          <w:rFonts w:ascii="Minion Pro" w:hAnsi="Minion Pro"/>
          <w:sz w:val="22"/>
          <w:szCs w:val="22"/>
        </w:rPr>
        <w:t xml:space="preserve"> 2013)</w:t>
      </w:r>
      <w:r w:rsidRPr="00F57636">
        <w:rPr>
          <w:rFonts w:ascii="Minion Pro" w:hAnsi="Minion Pro"/>
          <w:sz w:val="22"/>
          <w:szCs w:val="22"/>
        </w:rPr>
        <w:t xml:space="preserve"> using the FFT-NS-i Iterative refinement method, and then selected the optimal partitioning scheme with </w:t>
      </w:r>
      <w:proofErr w:type="spellStart"/>
      <w:r w:rsidRPr="00F57636">
        <w:rPr>
          <w:rFonts w:ascii="Minion Pro" w:hAnsi="Minion Pro"/>
          <w:sz w:val="22"/>
          <w:szCs w:val="22"/>
        </w:rPr>
        <w:t>Partitionfinder</w:t>
      </w:r>
      <w:proofErr w:type="spellEnd"/>
      <w:r w:rsidRPr="00F57636">
        <w:rPr>
          <w:rFonts w:ascii="Minion Pro" w:hAnsi="Minion Pro"/>
          <w:sz w:val="22"/>
          <w:szCs w:val="22"/>
        </w:rPr>
        <w:t xml:space="preserve"> </w:t>
      </w:r>
      <w:r w:rsidR="002A420E" w:rsidRPr="00F57636">
        <w:rPr>
          <w:rFonts w:ascii="Minion Pro" w:hAnsi="Minion Pro"/>
          <w:sz w:val="22"/>
          <w:szCs w:val="22"/>
        </w:rPr>
        <w:t>2 (</w:t>
      </w:r>
      <w:proofErr w:type="spellStart"/>
      <w:r w:rsidR="002A420E" w:rsidRPr="00F57636">
        <w:rPr>
          <w:rFonts w:ascii="Minion Pro" w:hAnsi="Minion Pro"/>
          <w:sz w:val="22"/>
          <w:szCs w:val="22"/>
        </w:rPr>
        <w:t>Lanfear</w:t>
      </w:r>
      <w:proofErr w:type="spellEnd"/>
      <w:r w:rsidR="002A420E" w:rsidRPr="00F57636">
        <w:rPr>
          <w:rFonts w:ascii="Minion Pro" w:hAnsi="Minion Pro"/>
          <w:sz w:val="22"/>
          <w:szCs w:val="22"/>
        </w:rPr>
        <w:t xml:space="preserve"> et al. 2014)</w:t>
      </w:r>
      <w:r w:rsidRPr="00F57636">
        <w:rPr>
          <w:rFonts w:ascii="Minion Pro" w:hAnsi="Minion Pro"/>
          <w:sz w:val="22"/>
          <w:szCs w:val="22"/>
        </w:rPr>
        <w:t>.</w:t>
      </w:r>
      <w:r w:rsidR="002A420E" w:rsidRPr="00F57636">
        <w:rPr>
          <w:rFonts w:ascii="Minion Pro" w:hAnsi="Minion Pro"/>
          <w:sz w:val="22"/>
          <w:szCs w:val="22"/>
        </w:rPr>
        <w:t xml:space="preserve"> </w:t>
      </w:r>
      <w:r w:rsidRPr="00F57636">
        <w:rPr>
          <w:rFonts w:ascii="Minion Pro" w:hAnsi="Minion Pro"/>
          <w:sz w:val="22"/>
          <w:szCs w:val="22"/>
        </w:rPr>
        <w:t>Except for the first and second codon position</w:t>
      </w:r>
      <w:ins w:id="280" w:author="Vos, R.A." w:date="2017-10-05T16:23:00Z">
        <w:r w:rsidR="00AC68B0">
          <w:rPr>
            <w:rFonts w:ascii="Minion Pro" w:hAnsi="Minion Pro"/>
            <w:sz w:val="22"/>
            <w:szCs w:val="22"/>
          </w:rPr>
          <w:t>s</w:t>
        </w:r>
      </w:ins>
      <w:r w:rsidRPr="00F57636">
        <w:rPr>
          <w:rFonts w:ascii="Minion Pro" w:hAnsi="Minion Pro"/>
          <w:sz w:val="22"/>
          <w:szCs w:val="22"/>
        </w:rPr>
        <w:t xml:space="preserve"> of </w:t>
      </w:r>
      <w:proofErr w:type="spellStart"/>
      <w:r w:rsidRPr="00F57636">
        <w:rPr>
          <w:rFonts w:ascii="Minion Pro" w:hAnsi="Minion Pro"/>
          <w:i/>
          <w:sz w:val="22"/>
          <w:szCs w:val="22"/>
        </w:rPr>
        <w:t>psbA</w:t>
      </w:r>
      <w:proofErr w:type="spellEnd"/>
      <w:r w:rsidRPr="00F57636">
        <w:rPr>
          <w:rFonts w:ascii="Minion Pro" w:hAnsi="Minion Pro"/>
          <w:sz w:val="22"/>
          <w:szCs w:val="22"/>
        </w:rPr>
        <w:t xml:space="preserve">, which were placed in a single partition, all codon positions of the three markers were assigned to separate partitions. The </w:t>
      </w:r>
      <w:proofErr w:type="spellStart"/>
      <w:r w:rsidRPr="00F57636">
        <w:rPr>
          <w:rFonts w:ascii="Minion Pro" w:hAnsi="Minion Pro"/>
          <w:sz w:val="22"/>
          <w:szCs w:val="22"/>
        </w:rPr>
        <w:t>GTR+I+γ</w:t>
      </w:r>
      <w:proofErr w:type="spellEnd"/>
      <w:r w:rsidRPr="00F57636">
        <w:rPr>
          <w:rFonts w:ascii="Minion Pro" w:hAnsi="Minion Pro"/>
          <w:sz w:val="22"/>
          <w:szCs w:val="22"/>
        </w:rPr>
        <w:t xml:space="preserve"> model was selected for all partitions using the </w:t>
      </w:r>
      <w:proofErr w:type="spellStart"/>
      <w:r w:rsidRPr="00F57636">
        <w:rPr>
          <w:rFonts w:ascii="Minion Pro" w:hAnsi="Minion Pro"/>
          <w:sz w:val="22"/>
          <w:szCs w:val="22"/>
        </w:rPr>
        <w:t>AICc</w:t>
      </w:r>
      <w:proofErr w:type="spellEnd"/>
      <w:r w:rsidRPr="00F57636">
        <w:rPr>
          <w:rFonts w:ascii="Minion Pro" w:hAnsi="Minion Pro"/>
          <w:sz w:val="22"/>
          <w:szCs w:val="22"/>
        </w:rPr>
        <w:t>. We performed divergence dating with BEAST2 v2.3.2</w:t>
      </w:r>
      <w:r w:rsidR="002A420E" w:rsidRPr="00F57636">
        <w:rPr>
          <w:rFonts w:ascii="Minion Pro" w:hAnsi="Minion Pro"/>
          <w:sz w:val="22"/>
          <w:szCs w:val="22"/>
        </w:rPr>
        <w:t xml:space="preserve"> (</w:t>
      </w:r>
      <w:proofErr w:type="spellStart"/>
      <w:r w:rsidR="002A420E" w:rsidRPr="00F57636">
        <w:rPr>
          <w:rFonts w:ascii="Minion Pro" w:hAnsi="Minion Pro"/>
          <w:sz w:val="22"/>
          <w:szCs w:val="22"/>
        </w:rPr>
        <w:t>Bouckaert</w:t>
      </w:r>
      <w:proofErr w:type="spellEnd"/>
      <w:r w:rsidR="002A420E" w:rsidRPr="00F57636">
        <w:rPr>
          <w:rFonts w:ascii="Minion Pro" w:hAnsi="Minion Pro"/>
          <w:sz w:val="22"/>
          <w:szCs w:val="22"/>
        </w:rPr>
        <w:t xml:space="preserve"> et al. 2014)</w:t>
      </w:r>
      <w:r w:rsidRPr="00F57636">
        <w:rPr>
          <w:rFonts w:ascii="Minion Pro" w:hAnsi="Minion Pro"/>
          <w:sz w:val="22"/>
          <w:szCs w:val="22"/>
        </w:rPr>
        <w:t xml:space="preserve"> </w:t>
      </w:r>
      <w:del w:id="281" w:author="Vos, R.A." w:date="2017-10-05T16:23:00Z">
        <w:r w:rsidRPr="00F57636" w:rsidDel="00AC68B0">
          <w:rPr>
            <w:rFonts w:ascii="Minion Pro" w:hAnsi="Minion Pro"/>
            <w:sz w:val="22"/>
            <w:szCs w:val="22"/>
          </w:rPr>
          <w:delText xml:space="preserve"> </w:delText>
        </w:r>
      </w:del>
      <w:r w:rsidRPr="00F57636">
        <w:rPr>
          <w:rFonts w:ascii="Minion Pro" w:hAnsi="Minion Pro"/>
          <w:sz w:val="22"/>
          <w:szCs w:val="22"/>
        </w:rPr>
        <w:t xml:space="preserve">using </w:t>
      </w:r>
      <w:r w:rsidR="006B3DE5">
        <w:rPr>
          <w:rFonts w:ascii="Minion Pro" w:hAnsi="Minion Pro"/>
          <w:sz w:val="22"/>
          <w:szCs w:val="22"/>
        </w:rPr>
        <w:t>four</w:t>
      </w:r>
      <w:r w:rsidR="006B3DE5" w:rsidRPr="00F57636">
        <w:rPr>
          <w:rFonts w:ascii="Minion Pro" w:hAnsi="Minion Pro"/>
          <w:sz w:val="22"/>
          <w:szCs w:val="22"/>
        </w:rPr>
        <w:t xml:space="preserve"> </w:t>
      </w:r>
      <w:r w:rsidRPr="00F57636">
        <w:rPr>
          <w:rFonts w:ascii="Minion Pro" w:hAnsi="Minion Pro"/>
          <w:sz w:val="22"/>
          <w:szCs w:val="22"/>
        </w:rPr>
        <w:t xml:space="preserve">fossil calibration points </w:t>
      </w:r>
      <w:r w:rsidR="002D73E3">
        <w:rPr>
          <w:rFonts w:ascii="Minion Pro" w:hAnsi="Minion Pro"/>
          <w:sz w:val="22"/>
          <w:szCs w:val="22"/>
        </w:rPr>
        <w:t>and one age estimate</w:t>
      </w:r>
      <w:r w:rsidR="005B4C06">
        <w:rPr>
          <w:rFonts w:ascii="Minion Pro" w:hAnsi="Minion Pro"/>
          <w:sz w:val="22"/>
          <w:szCs w:val="22"/>
        </w:rPr>
        <w:t xml:space="preserve"> from literature</w:t>
      </w:r>
      <w:r w:rsidR="002D73E3">
        <w:rPr>
          <w:rFonts w:ascii="Minion Pro" w:hAnsi="Minion Pro"/>
          <w:sz w:val="22"/>
          <w:szCs w:val="22"/>
        </w:rPr>
        <w:t xml:space="preserve"> for the crown node of liverworts to date the phylogeny</w:t>
      </w:r>
      <w:r w:rsidRPr="00F57636">
        <w:rPr>
          <w:rFonts w:ascii="Minion Pro" w:hAnsi="Minion Pro"/>
          <w:sz w:val="22"/>
          <w:szCs w:val="22"/>
        </w:rPr>
        <w:t xml:space="preserve">. </w:t>
      </w:r>
      <w:r w:rsidR="00B01F97" w:rsidRPr="00F57636">
        <w:rPr>
          <w:rFonts w:ascii="Minion Pro" w:hAnsi="Minion Pro"/>
          <w:sz w:val="22"/>
          <w:szCs w:val="22"/>
        </w:rPr>
        <w:t xml:space="preserve">We selected a </w:t>
      </w:r>
      <w:r w:rsidR="00B01F97">
        <w:rPr>
          <w:rFonts w:ascii="Minion Pro" w:hAnsi="Minion Pro"/>
          <w:sz w:val="22"/>
          <w:szCs w:val="22"/>
        </w:rPr>
        <w:t>uniform</w:t>
      </w:r>
      <w:r w:rsidR="00B01F97" w:rsidRPr="00F57636">
        <w:rPr>
          <w:rFonts w:ascii="Minion Pro" w:hAnsi="Minion Pro"/>
          <w:sz w:val="22"/>
          <w:szCs w:val="22"/>
        </w:rPr>
        <w:t xml:space="preserve"> distribution for each of the calibration points</w:t>
      </w:r>
      <w:del w:id="282" w:author="Vos, R.A." w:date="2017-10-05T16:24:00Z">
        <w:r w:rsidR="00B01F97" w:rsidRPr="00F57636" w:rsidDel="00AC68B0">
          <w:rPr>
            <w:rFonts w:ascii="Minion Pro" w:hAnsi="Minion Pro"/>
            <w:sz w:val="22"/>
            <w:szCs w:val="22"/>
          </w:rPr>
          <w:delText>,</w:delText>
        </w:r>
      </w:del>
      <w:r w:rsidR="00B01F97" w:rsidRPr="00F57636">
        <w:rPr>
          <w:rFonts w:ascii="Minion Pro" w:hAnsi="Minion Pro"/>
          <w:sz w:val="22"/>
          <w:szCs w:val="22"/>
        </w:rPr>
        <w:t xml:space="preserve"> </w:t>
      </w:r>
      <w:r w:rsidR="00B01F97">
        <w:rPr>
          <w:rFonts w:ascii="Minion Pro" w:hAnsi="Minion Pro"/>
          <w:sz w:val="22"/>
          <w:szCs w:val="22"/>
        </w:rPr>
        <w:t xml:space="preserve">using the minimum and maximum estimates for these nodes from literature </w:t>
      </w:r>
      <w:r w:rsidR="00B01F97" w:rsidRPr="004017F5">
        <w:rPr>
          <w:rFonts w:ascii="Minion Pro" w:hAnsi="Minion Pro"/>
          <w:sz w:val="22"/>
          <w:szCs w:val="22"/>
          <w:highlight w:val="green"/>
        </w:rPr>
        <w:t>(Table S3)</w:t>
      </w:r>
      <w:r w:rsidR="00B01F97" w:rsidRPr="00F57636">
        <w:rPr>
          <w:rFonts w:ascii="Minion Pro" w:hAnsi="Minion Pro"/>
          <w:sz w:val="22"/>
          <w:szCs w:val="22"/>
        </w:rPr>
        <w:t>.</w:t>
      </w:r>
      <w:ins w:id="283" w:author="Vos, R.A." w:date="2017-10-05T16:49:00Z">
        <w:r w:rsidR="00EC685C">
          <w:rPr>
            <w:rFonts w:ascii="Minion Pro" w:hAnsi="Minion Pro"/>
            <w:sz w:val="22"/>
            <w:szCs w:val="22"/>
          </w:rPr>
          <w:t xml:space="preserve"> </w:t>
        </w:r>
      </w:ins>
    </w:p>
    <w:p w14:paraId="217DF2F4" w14:textId="43617C7D" w:rsidR="00A03D6E" w:rsidRPr="0064708F" w:rsidDel="00EC685C" w:rsidRDefault="001540EE" w:rsidP="00A03D6E">
      <w:pPr>
        <w:spacing w:line="288" w:lineRule="auto"/>
        <w:rPr>
          <w:del w:id="284" w:author="Vos, R.A." w:date="2017-10-05T16:48:00Z"/>
          <w:rFonts w:ascii="Minion Pro" w:hAnsi="Minion Pro"/>
          <w:sz w:val="22"/>
          <w:szCs w:val="22"/>
        </w:rPr>
      </w:pPr>
      <w:r w:rsidRPr="00F57636">
        <w:rPr>
          <w:rFonts w:ascii="Minion Pro" w:hAnsi="Minion Pro"/>
          <w:sz w:val="22"/>
          <w:szCs w:val="22"/>
        </w:rPr>
        <w:t xml:space="preserve">We chose a Yule prior </w:t>
      </w:r>
      <w:r w:rsidR="00A03D6E">
        <w:rPr>
          <w:rFonts w:ascii="Minion Pro" w:hAnsi="Minion Pro"/>
          <w:sz w:val="22"/>
          <w:szCs w:val="22"/>
        </w:rPr>
        <w:t>with a</w:t>
      </w:r>
      <w:del w:id="285" w:author="Vos, R.A." w:date="2017-10-05T16:24:00Z">
        <w:r w:rsidR="00A03D6E" w:rsidDel="00AC68B0">
          <w:rPr>
            <w:rFonts w:ascii="Minion Pro" w:hAnsi="Minion Pro"/>
            <w:sz w:val="22"/>
            <w:szCs w:val="22"/>
          </w:rPr>
          <w:delText>n</w:delText>
        </w:r>
      </w:del>
      <w:r w:rsidR="00A03D6E">
        <w:rPr>
          <w:rFonts w:ascii="Minion Pro" w:hAnsi="Minion Pro"/>
          <w:sz w:val="22"/>
          <w:szCs w:val="22"/>
        </w:rPr>
        <w:t xml:space="preserve"> uniform </w:t>
      </w:r>
      <w:r w:rsidR="00A03D6E" w:rsidRPr="0064708F">
        <w:rPr>
          <w:rFonts w:ascii="Minion Pro" w:hAnsi="Minion Pro"/>
          <w:sz w:val="22"/>
          <w:szCs w:val="22"/>
        </w:rPr>
        <w:t>birth</w:t>
      </w:r>
      <w:ins w:id="286" w:author="Vos, R.A." w:date="2017-10-05T16:24:00Z">
        <w:r w:rsidR="00AC68B0">
          <w:rPr>
            <w:rFonts w:ascii="Minion Pro" w:hAnsi="Minion Pro"/>
            <w:sz w:val="22"/>
            <w:szCs w:val="22"/>
          </w:rPr>
          <w:t xml:space="preserve"> </w:t>
        </w:r>
      </w:ins>
      <w:r w:rsidR="00A03D6E" w:rsidRPr="0064708F">
        <w:rPr>
          <w:rFonts w:ascii="Minion Pro" w:hAnsi="Minion Pro"/>
          <w:sz w:val="22"/>
          <w:szCs w:val="22"/>
        </w:rPr>
        <w:t xml:space="preserve">rate </w:t>
      </w:r>
      <w:r w:rsidRPr="0064708F">
        <w:rPr>
          <w:rFonts w:ascii="Minion Pro" w:hAnsi="Minion Pro"/>
          <w:sz w:val="22"/>
          <w:szCs w:val="22"/>
        </w:rPr>
        <w:t xml:space="preserve">for the analysis, </w:t>
      </w:r>
      <w:del w:id="287" w:author="Vos, R.A." w:date="2017-10-05T16:24:00Z">
        <w:r w:rsidRPr="0064708F" w:rsidDel="00AC68B0">
          <w:rPr>
            <w:rFonts w:ascii="Minion Pro" w:hAnsi="Minion Pro"/>
            <w:sz w:val="22"/>
            <w:szCs w:val="22"/>
          </w:rPr>
          <w:delText xml:space="preserve">with </w:delText>
        </w:r>
      </w:del>
      <w:r w:rsidRPr="0064708F">
        <w:rPr>
          <w:rFonts w:ascii="Minion Pro" w:hAnsi="Minion Pro"/>
          <w:sz w:val="22"/>
          <w:szCs w:val="22"/>
        </w:rPr>
        <w:t>a lognormal relaxed clock model</w:t>
      </w:r>
      <w:ins w:id="288" w:author="Vos, R.A." w:date="2017-10-05T16:25:00Z">
        <w:r w:rsidR="00AC68B0">
          <w:rPr>
            <w:rFonts w:ascii="Minion Pro" w:hAnsi="Minion Pro"/>
            <w:sz w:val="22"/>
            <w:szCs w:val="22"/>
          </w:rPr>
          <w:t>,</w:t>
        </w:r>
      </w:ins>
      <w:r w:rsidR="00A03D6E" w:rsidRPr="0064708F">
        <w:rPr>
          <w:rFonts w:ascii="Minion Pro" w:hAnsi="Minion Pro"/>
          <w:sz w:val="22"/>
          <w:szCs w:val="22"/>
        </w:rPr>
        <w:t xml:space="preserve"> and e</w:t>
      </w:r>
      <w:r w:rsidR="00A03D6E" w:rsidRPr="00892CB4">
        <w:rPr>
          <w:rFonts w:ascii="Minion Pro" w:hAnsi="Minion Pro"/>
          <w:sz w:val="22"/>
          <w:szCs w:val="22"/>
        </w:rPr>
        <w:t>stimate</w:t>
      </w:r>
      <w:r w:rsidR="00A03D6E" w:rsidRPr="00114FCD">
        <w:rPr>
          <w:rFonts w:ascii="Minion Pro" w:hAnsi="Minion Pro"/>
          <w:sz w:val="22"/>
          <w:szCs w:val="22"/>
        </w:rPr>
        <w:t>d the clock rate</w:t>
      </w:r>
      <w:r w:rsidR="00A03D6E" w:rsidRPr="00C349BA">
        <w:rPr>
          <w:rFonts w:ascii="Minion Pro" w:hAnsi="Minion Pro"/>
          <w:sz w:val="22"/>
          <w:szCs w:val="22"/>
        </w:rPr>
        <w:t xml:space="preserve">. </w:t>
      </w:r>
      <w:del w:id="289" w:author="Vos, R.A." w:date="2017-10-05T16:25:00Z">
        <w:r w:rsidR="00A03D6E" w:rsidRPr="00C349BA" w:rsidDel="00AC68B0">
          <w:rPr>
            <w:rFonts w:ascii="Minion Pro" w:hAnsi="Minion Pro"/>
            <w:sz w:val="22"/>
            <w:szCs w:val="22"/>
          </w:rPr>
          <w:delText xml:space="preserve">The </w:delText>
        </w:r>
      </w:del>
      <w:ins w:id="290" w:author="Vos, R.A." w:date="2017-10-05T16:25:00Z">
        <w:r w:rsidR="00AC68B0">
          <w:rPr>
            <w:rFonts w:ascii="Minion Pro" w:hAnsi="Minion Pro"/>
            <w:sz w:val="22"/>
            <w:szCs w:val="22"/>
          </w:rPr>
          <w:t>We applied the</w:t>
        </w:r>
        <w:r w:rsidR="00AC68B0" w:rsidRPr="00C349BA">
          <w:rPr>
            <w:rFonts w:ascii="Minion Pro" w:hAnsi="Minion Pro"/>
            <w:sz w:val="22"/>
            <w:szCs w:val="22"/>
          </w:rPr>
          <w:t xml:space="preserve"> </w:t>
        </w:r>
      </w:ins>
      <w:r w:rsidR="00A03D6E" w:rsidRPr="00E60F6A">
        <w:rPr>
          <w:rFonts w:ascii="Minion Pro" w:hAnsi="Minion Pro"/>
          <w:sz w:val="22"/>
          <w:szCs w:val="22"/>
        </w:rPr>
        <w:t>GTR subst</w:t>
      </w:r>
      <w:ins w:id="291" w:author="Vos, R.A." w:date="2017-10-05T16:24:00Z">
        <w:r w:rsidR="00AC68B0">
          <w:rPr>
            <w:rFonts w:ascii="Minion Pro" w:hAnsi="Minion Pro"/>
            <w:sz w:val="22"/>
            <w:szCs w:val="22"/>
          </w:rPr>
          <w:t>itution</w:t>
        </w:r>
      </w:ins>
      <w:r w:rsidR="00A03D6E" w:rsidRPr="00E60F6A">
        <w:rPr>
          <w:rFonts w:ascii="Minion Pro" w:hAnsi="Minion Pro"/>
          <w:sz w:val="22"/>
          <w:szCs w:val="22"/>
        </w:rPr>
        <w:t xml:space="preserve"> model </w:t>
      </w:r>
      <w:del w:id="292" w:author="Vos, R.A." w:date="2017-10-05T16:25:00Z">
        <w:r w:rsidR="00A03D6E" w:rsidRPr="00E60F6A" w:rsidDel="00AC68B0">
          <w:rPr>
            <w:rFonts w:ascii="Minion Pro" w:hAnsi="Minion Pro"/>
            <w:sz w:val="22"/>
            <w:szCs w:val="22"/>
          </w:rPr>
          <w:delText xml:space="preserve">was applied </w:delText>
        </w:r>
      </w:del>
      <w:r w:rsidR="00A03D6E" w:rsidRPr="00E60F6A">
        <w:rPr>
          <w:rFonts w:ascii="Minion Pro" w:hAnsi="Minion Pro"/>
          <w:sz w:val="22"/>
          <w:szCs w:val="22"/>
        </w:rPr>
        <w:t xml:space="preserve">with a </w:t>
      </w:r>
      <w:r w:rsidR="00A03D6E" w:rsidRPr="00402F19">
        <w:rPr>
          <w:rFonts w:ascii="Minion Pro" w:hAnsi="Minion Pro"/>
          <w:sz w:val="22"/>
          <w:szCs w:val="22"/>
        </w:rPr>
        <w:t xml:space="preserve">Gamma category count of 4 and </w:t>
      </w:r>
      <w:r w:rsidR="00A03D6E" w:rsidRPr="00D854D6">
        <w:rPr>
          <w:rFonts w:ascii="Minion Pro" w:hAnsi="Minion Pro"/>
          <w:sz w:val="22"/>
          <w:szCs w:val="22"/>
        </w:rPr>
        <w:t xml:space="preserve">estimated shape parameter </w:t>
      </w:r>
      <w:ins w:id="293" w:author="Vos, R.A." w:date="2017-10-05T16:24:00Z">
        <w:r w:rsidR="00AC68B0">
          <w:rPr>
            <w:rFonts w:ascii="Minion Pro" w:hAnsi="Minion Pro"/>
            <w:sz w:val="22"/>
            <w:szCs w:val="22"/>
          </w:rPr>
          <w:t xml:space="preserve">value of </w:t>
        </w:r>
      </w:ins>
      <w:r w:rsidR="00A03D6E" w:rsidRPr="00D854D6">
        <w:rPr>
          <w:rFonts w:ascii="Minion Pro" w:hAnsi="Minion Pro"/>
          <w:sz w:val="22"/>
          <w:szCs w:val="22"/>
        </w:rPr>
        <w:t>1.0. The proportion of invariant sites was estimated</w:t>
      </w:r>
      <w:r w:rsidR="00A03D6E" w:rsidRPr="0064708F">
        <w:rPr>
          <w:rFonts w:ascii="Minion Pro" w:hAnsi="Minion Pro"/>
          <w:sz w:val="22"/>
          <w:szCs w:val="22"/>
        </w:rPr>
        <w:t xml:space="preserve"> (initial value 0.01) and</w:t>
      </w:r>
      <w:ins w:id="294" w:author="Vos, R.A." w:date="2017-10-05T16:25:00Z">
        <w:r w:rsidR="00AC68B0">
          <w:rPr>
            <w:rFonts w:ascii="Minion Pro" w:hAnsi="Minion Pro"/>
            <w:sz w:val="22"/>
            <w:szCs w:val="22"/>
          </w:rPr>
          <w:t xml:space="preserve"> the</w:t>
        </w:r>
      </w:ins>
      <w:r w:rsidR="00A03D6E" w:rsidRPr="0064708F">
        <w:rPr>
          <w:rFonts w:ascii="Minion Pro" w:hAnsi="Minion Pro"/>
          <w:sz w:val="22"/>
          <w:szCs w:val="22"/>
        </w:rPr>
        <w:t xml:space="preserve"> mean substitution rate fixed. We selected an exponential </w:t>
      </w:r>
      <w:del w:id="295" w:author="Vos, R.A." w:date="2017-10-05T16:30:00Z">
        <w:r w:rsidR="00A03D6E" w:rsidRPr="0064708F" w:rsidDel="00FE7470">
          <w:rPr>
            <w:rFonts w:ascii="Minion Pro" w:hAnsi="Minion Pro"/>
            <w:sz w:val="22"/>
            <w:szCs w:val="22"/>
          </w:rPr>
          <w:delText xml:space="preserve">prior </w:delText>
        </w:r>
      </w:del>
      <w:r w:rsidR="00A03D6E" w:rsidRPr="0064708F">
        <w:rPr>
          <w:rFonts w:ascii="Minion Pro" w:hAnsi="Minion Pro"/>
          <w:sz w:val="22"/>
          <w:szCs w:val="22"/>
        </w:rPr>
        <w:t xml:space="preserve">distribution </w:t>
      </w:r>
      <w:r w:rsidR="0098322B" w:rsidRPr="0064708F">
        <w:rPr>
          <w:rFonts w:ascii="Minion Pro" w:hAnsi="Minion Pro"/>
          <w:sz w:val="22"/>
          <w:szCs w:val="22"/>
        </w:rPr>
        <w:t>for</w:t>
      </w:r>
      <w:r w:rsidR="00A03D6E" w:rsidRPr="0064708F">
        <w:rPr>
          <w:rFonts w:ascii="Minion Pro" w:hAnsi="Minion Pro"/>
          <w:sz w:val="22"/>
          <w:szCs w:val="22"/>
        </w:rPr>
        <w:t xml:space="preserve"> the </w:t>
      </w:r>
      <w:ins w:id="296" w:author="Vos, R.A." w:date="2017-10-05T16:30:00Z">
        <w:r w:rsidR="00FE7470" w:rsidRPr="0064708F">
          <w:rPr>
            <w:rFonts w:ascii="Minion Pro" w:hAnsi="Minion Pro"/>
            <w:sz w:val="22"/>
            <w:szCs w:val="22"/>
          </w:rPr>
          <w:t xml:space="preserve">prior </w:t>
        </w:r>
        <w:r w:rsidR="00FE7470">
          <w:rPr>
            <w:rFonts w:ascii="Minion Pro" w:hAnsi="Minion Pro"/>
            <w:sz w:val="22"/>
            <w:szCs w:val="22"/>
          </w:rPr>
          <w:t xml:space="preserve">on the </w:t>
        </w:r>
      </w:ins>
      <w:r w:rsidR="00A03D6E" w:rsidRPr="0064708F">
        <w:rPr>
          <w:rFonts w:ascii="Minion Pro" w:hAnsi="Minion Pro"/>
          <w:sz w:val="22"/>
          <w:szCs w:val="22"/>
        </w:rPr>
        <w:t xml:space="preserve">mean </w:t>
      </w:r>
      <w:del w:id="297" w:author="Vos, R.A." w:date="2017-10-05T16:25:00Z">
        <w:r w:rsidR="00A03D6E" w:rsidRPr="0064708F" w:rsidDel="00AC68B0">
          <w:rPr>
            <w:rFonts w:ascii="Minion Pro" w:hAnsi="Minion Pro"/>
            <w:sz w:val="22"/>
            <w:szCs w:val="22"/>
          </w:rPr>
          <w:delText xml:space="preserve"> </w:delText>
        </w:r>
      </w:del>
      <w:r w:rsidR="00A03D6E" w:rsidRPr="0064708F">
        <w:rPr>
          <w:rFonts w:ascii="Minion Pro" w:hAnsi="Minion Pro"/>
          <w:sz w:val="22"/>
          <w:szCs w:val="22"/>
        </w:rPr>
        <w:t>substitution</w:t>
      </w:r>
      <w:r w:rsidR="0098322B" w:rsidRPr="0064708F">
        <w:rPr>
          <w:rFonts w:ascii="Minion Pro" w:hAnsi="Minion Pro"/>
          <w:sz w:val="22"/>
          <w:szCs w:val="22"/>
        </w:rPr>
        <w:t xml:space="preserve"> rate</w:t>
      </w:r>
      <w:del w:id="298" w:author="Vos, R.A." w:date="2017-10-05T16:32:00Z">
        <w:r w:rsidR="0098322B" w:rsidRPr="0064708F" w:rsidDel="00FE7470">
          <w:rPr>
            <w:rFonts w:ascii="Minion Pro" w:hAnsi="Minion Pro"/>
            <w:sz w:val="22"/>
            <w:szCs w:val="22"/>
          </w:rPr>
          <w:delText xml:space="preserve"> </w:delText>
        </w:r>
        <w:commentRangeStart w:id="299"/>
        <w:r w:rsidR="0098322B" w:rsidRPr="0064708F" w:rsidDel="00FE7470">
          <w:rPr>
            <w:rFonts w:ascii="Minion Pro" w:hAnsi="Minion Pro"/>
            <w:sz w:val="22"/>
            <w:szCs w:val="22"/>
          </w:rPr>
          <w:delText>(ucld.mean)</w:delText>
        </w:r>
      </w:del>
      <w:r w:rsidR="0098322B" w:rsidRPr="0064708F">
        <w:rPr>
          <w:rFonts w:ascii="Minion Pro" w:hAnsi="Minion Pro"/>
          <w:sz w:val="22"/>
          <w:szCs w:val="22"/>
        </w:rPr>
        <w:t>.</w:t>
      </w:r>
      <w:commentRangeEnd w:id="299"/>
      <w:r w:rsidR="0098322B" w:rsidRPr="0064708F">
        <w:rPr>
          <w:rStyle w:val="Verwijzingopmerking"/>
          <w:rFonts w:ascii="Minion Pro" w:hAnsi="Minion Pro" w:cstheme="minorBidi"/>
          <w:sz w:val="22"/>
          <w:szCs w:val="22"/>
          <w:lang w:val="nl-NL" w:eastAsia="nl-NL"/>
        </w:rPr>
        <w:commentReference w:id="299"/>
      </w:r>
    </w:p>
    <w:p w14:paraId="32D57FA6" w14:textId="4BF4EC9E" w:rsidR="00B55F25" w:rsidRPr="0064708F" w:rsidRDefault="00EC685C" w:rsidP="00B55F25">
      <w:pPr>
        <w:spacing w:line="288" w:lineRule="auto"/>
        <w:rPr>
          <w:rFonts w:ascii="Minion Pro" w:hAnsi="Minion Pro"/>
          <w:sz w:val="22"/>
          <w:szCs w:val="22"/>
        </w:rPr>
      </w:pPr>
      <w:ins w:id="300" w:author="Vos, R.A." w:date="2017-10-05T16:25:00Z">
        <w:r>
          <w:rPr>
            <w:rFonts w:ascii="Minion Pro" w:hAnsi="Minion Pro"/>
            <w:sz w:val="22"/>
            <w:szCs w:val="22"/>
          </w:rPr>
          <w:t xml:space="preserve"> </w:t>
        </w:r>
      </w:ins>
      <w:del w:id="301" w:author="Vos, R.A." w:date="2017-10-05T16:48:00Z">
        <w:r w:rsidR="001540EE" w:rsidRPr="0064708F" w:rsidDel="00DA63A0">
          <w:rPr>
            <w:rFonts w:ascii="Minion Pro" w:hAnsi="Minion Pro"/>
            <w:sz w:val="22"/>
            <w:szCs w:val="22"/>
          </w:rPr>
          <w:delText xml:space="preserve">The MCMC analyses ran </w:delText>
        </w:r>
      </w:del>
      <w:del w:id="302" w:author="Vos, R.A." w:date="2017-10-05T16:26:00Z">
        <w:r w:rsidR="001540EE" w:rsidRPr="0064708F" w:rsidDel="00AC68B0">
          <w:rPr>
            <w:rFonts w:ascii="Minion Pro" w:hAnsi="Minion Pro"/>
            <w:sz w:val="22"/>
            <w:szCs w:val="22"/>
          </w:rPr>
          <w:delText>for … million generations</w:delText>
        </w:r>
      </w:del>
      <w:del w:id="303" w:author="Vos, R.A." w:date="2017-10-05T16:48:00Z">
        <w:r w:rsidR="001540EE" w:rsidRPr="0064708F" w:rsidDel="00DA63A0">
          <w:rPr>
            <w:rFonts w:ascii="Minion Pro" w:hAnsi="Minion Pro"/>
            <w:sz w:val="22"/>
            <w:szCs w:val="22"/>
          </w:rPr>
          <w:delText xml:space="preserve">. </w:delText>
        </w:r>
      </w:del>
      <w:del w:id="304" w:author="Vos, R.A." w:date="2017-10-05T16:49:00Z">
        <w:r w:rsidR="001540EE" w:rsidRPr="0064708F" w:rsidDel="00EC685C">
          <w:rPr>
            <w:rFonts w:ascii="Minion Pro" w:hAnsi="Minion Pro"/>
            <w:sz w:val="22"/>
            <w:szCs w:val="22"/>
          </w:rPr>
          <w:delText xml:space="preserve">Trace files were updated every </w:delText>
        </w:r>
        <w:r w:rsidR="003F5877" w:rsidRPr="0064708F" w:rsidDel="00EC685C">
          <w:rPr>
            <w:rFonts w:ascii="Minion Pro" w:hAnsi="Minion Pro"/>
            <w:sz w:val="22"/>
            <w:szCs w:val="22"/>
          </w:rPr>
          <w:delText xml:space="preserve">1000 </w:delText>
        </w:r>
        <w:r w:rsidR="001540EE" w:rsidRPr="0064708F" w:rsidDel="00EC685C">
          <w:rPr>
            <w:rFonts w:ascii="Minion Pro" w:hAnsi="Minion Pro"/>
            <w:sz w:val="22"/>
            <w:szCs w:val="22"/>
          </w:rPr>
          <w:delText xml:space="preserve">generations, and trees sampled every 10,000 generations. </w:delText>
        </w:r>
      </w:del>
      <w:r w:rsidR="001540EE" w:rsidRPr="0064708F">
        <w:rPr>
          <w:rFonts w:ascii="Minion Pro" w:hAnsi="Minion Pro"/>
          <w:sz w:val="22"/>
          <w:szCs w:val="22"/>
        </w:rPr>
        <w:t>To test</w:t>
      </w:r>
      <w:r w:rsidR="001540EE" w:rsidRPr="00892CB4">
        <w:rPr>
          <w:rFonts w:ascii="Minion Pro" w:hAnsi="Minion Pro"/>
          <w:sz w:val="22"/>
          <w:szCs w:val="22"/>
        </w:rPr>
        <w:t xml:space="preserve"> the effect of different phylogenetic hypotheses</w:t>
      </w:r>
      <w:r w:rsidR="001540EE" w:rsidRPr="0064708F">
        <w:rPr>
          <w:rFonts w:ascii="Minion Pro" w:hAnsi="Minion Pro"/>
          <w:sz w:val="22"/>
          <w:szCs w:val="22"/>
        </w:rPr>
        <w:fldChar w:fldCharType="begin" w:fldLock="1"/>
      </w:r>
      <w:r w:rsidR="001540EE" w:rsidRPr="0064708F">
        <w:rPr>
          <w:rFonts w:ascii="Minion Pro" w:hAnsi="Minion Pro"/>
          <w:sz w:val="22"/>
          <w:szCs w:val="22"/>
        </w:rPr>
        <w:instrText>ADDIN CSL_CITATION { "citationItems" : [ { "id" : "ITEM-1", "itemData" : { "DOI" : "10.1073/pnas.1323926111", "ISSN" : "0027-8424", "PMID" : "25355905", "abstract" : "Reconstructing the origin and evolution of land plants and their algal relatives is a fundamental problem in plant phylogenetics, and is essential for understanding how critical adaptations arose, including the embryo, vascular tissue, seeds, and flowers. Despite advances in molecular systematics, some hypotheses of relationships remain weakly resolved. Inferring deep phylogenies with bouts of rapid diversification can be problematic; however, genome-scale data should significantly increase the number of informative characters for analyses. Recent phylogenomic reconstructions focused on the major divergences of plants have resulted in promising but inconsistent results. One limitation is sparse taxon sampling, likely resulting from the difficulty and cost of data generation. To address this limitation, transcriptome data for 92 streptophyte taxa were generated and analyzed along with 11 published plant genome sequences. Phylogenetic reconstructions were conducted using up to 852 nuclear genes and 1,701,170 aligned sites. Sixty-nine analyses were performed to test the robustness of phylogenetic inferences to permutations of the data matrix or to phylogenetic method, including supermatrix, supertree, and coalescent-based approaches, maximum-likelihood and Bayesian methods, partitioned and unpartitioned analyses, and amino acid versus DNA alignments. Among other results, we find robust support for a sister-group relationship between land plants and one group of streptophyte green algae, the Zygnematophyceae. Strong and robust support for a clade comprising liverworts and mosses is inconsistent with a widely accepted view of early land plant evolution, and suggests that phylogenetic hypotheses used to understand the evolution of fundamental plant traits should be reevaluated.", "author" : [ { "dropping-particle" : "", "family" : "Wickett", "given" : "Norman J", "non-dropping-particle" : "", "parse-names" : false, "suffix" : "" }, { "dropping-particle" : "", "family" : "Mirarab", "given" : "Siavash", "non-dropping-particle" : "", "parse-names" : false, "suffix" : "" }, { "dropping-particle" : "", "family" : "Nguyen", "given" : "Nam", "non-dropping-particle" : "", "parse-names" : false, "suffix" : "" }, { "dropping-particle" : "", "family" : "Warnow", "given" : "Tandy", "non-dropping-particle" : "", "parse-names" : false, "suffix" : "" }, { "dropping-particle" : "", "family" : "Carpenter", "given" : "Eric", "non-dropping-particle" : "", "parse-names" : false, "suffix" : "" }, { "dropping-particle" : "", "family" : "Matasci", "given" : "Naim", "non-dropping-particle" : "", "parse-names" : false, "suffix" : "" }, { "dropping-particle" : "", "family" : "Ayyampalayam", "given" : "Saravanaraj", "non-dropping-particle" : "", "parse-names" : false, "suffix" : "" }, { "dropping-particle" : "", "family" : "Barker", "given" : "Michael S", "non-dropping-particle" : "", "parse-names" : false, "suffix" : "" }, { "dropping-particle" : "", "family" : "Burleigh", "given" : "J Gordon", "non-dropping-particle" : "", "parse-names" : false, "suffix" : "" }, { "dropping-particle" : "", "family" : "Gitzendanner", "given" : "Matthew A", "non-dropping-particle" : "", "parse-names" : false, "suffix" : "" }, { "dropping-particle" : "", "family" : "Ruhfel", "given" : "Brad R", "non-dropping-particle" : "", "parse-names" : false, "suffix" : "" }, { "dropping-particle" : "", "family" : "Wafula", "given" : "Eric", "non-dropping-particle" : "", "parse-names" : false, "suffix" : "" }, { "dropping-particle" : "", "family" : "Der", "given" : "Joshua P", "non-dropping-particle" : "", "parse-names" : false, "suffix" : "" }, { "dropping-particle" : "", "family" : "Graham", "given" : "Sean W", "non-dropping-particle" : "", "parse-names" : false, "suffix" : "" }, { "dropping-particle" : "", "family" : "Mathews", "given" : "Sarah", "non-dropping-particle" : "", "parse-names" : false, "suffix" : "" }, { "dropping-particle" : "", "family" : "Melkonian", "given" : "Michael", "non-dropping-particle" : "", "parse-names" : false, "suffix" : "" }, { "dropping-particle" : "", "family" : "Soltis", "given" : "Douglas E", "non-dropping-particle" : "", "parse-names" : false, "suffix" : "" }, { "dropping-particle" : "", "family" : "Soltis", "given" : "Pamela S", "non-dropping-particle" : "", "parse-names" : false, "suffix" : "" }, { "dropping-particle" : "", "family" : "Miles", "given" : "Nicholas W", "non-dropping-particle" : "", "parse-names" : false, "suffix" : "" }, { "dropping-particle" : "", "family" : "Rothfels", "given" : "Carl J", "non-dropping-particle" : "", "parse-names" : false, "suffix" : "" }, { "dropping-particle" : "", "family" : "Pokorny", "given" : "Lisa", "non-dropping-particle" : "", "parse-names" : false, "suffix" : "" }, { "dropping-particle" : "", "family" : "Shaw", "given" : "A Jonathan", "non-dropping-particle" : "", "parse-names" : false, "suffix" : "" }, { "dropping-particle" : "", "family" : "DeGironimo", "given" : "Lisa", "non-dropping-particle" : "", "parse-names" : false, "suffix" : "" }, { "dropping-particle" : "", "family" : "Stevenson", "given" : "Dennis W", "non-dropping-particle" : "", "parse-names" : false, "suffix" : "" }, { "dropping-particle" : "", "family" : "Surek", "given" : "Barbara", "non-dropping-particle" : "", "parse-names" : false, "suffix" : "" }, { "dropping-particle" : "", "family" : "Villarreal", "given" : "Juan Carlos", "non-dropping-particle" : "", "parse-names" : false, "suffix" : "" }, { "dropping-particle" : "", "family" : "Roure", "given" : "B\u00e9atrice", "non-dropping-particle" : "", "parse-names" : false, "suffix" : "" }, { "dropping-particle" : "", "family" : "Philippe", "given" : "Herv\u00e9", "non-dropping-particle" : "", "parse-names" : false, "suffix" : "" }, { "dropping-particle" : "", "family" : "DePamphilis", "given" : "Claude W", "non-dropping-particle" : "", "parse-names" : false, "suffix" : "" }, { "dropping-particle" : "", "family" : "Chen", "given" : "Tao", "non-dropping-particle" : "", "parse-names" : false, "suffix" : "" }, { "dropping-particle" : "", "family" : "Deyholos", "given" : "Michael K", "non-dropping-particle" : "", "parse-names" : false, "suffix" : "" }, { "dropping-particle" : "", "family" : "Baucom", "given" : "Regina S", "non-dropping-particle" : "", "parse-names" : false, "suffix" : "" }, { "dropping-particle" : "", "family" : "Kutchan", "given" : "Toni M", "non-dropping-particle" : "", "parse-names" : false, "suffix" : "" }, { "dropping-particle" : "", "family" : "Augustin", "given" : "Megan M", "non-dropping-particle" : "", "parse-names" : false, "suffix" : "" }, { "dropping-particle" : "", "family" : "Wang", "given" : "Jun", "non-dropping-particle" : "", "parse-names" : false, "suffix" : "" }, { "dropping-particle" : "", "family" : "Zhang", "given" : "Yong", "non-dropping-particle" : "", "parse-names" : false, "suffix" : "" }, { "dropping-particle" : "", "family" : "Tian", "given" : "Zhijian", "non-dropping-particle" : "", "parse-names" : false, "suffix" : "" }, { "dropping-particle" : "", "family" : "Yan", "given" : "Zhixiang", "non-dropping-particle" : "", "parse-names" : false, "suffix" : "" }, { "dropping-particle" : "", "family" : "Wu", "given" : "Xiaolei", "non-dropping-particle" : "", "parse-names" : false, "suffix" : "" }, { "dropping-particle" : "", "family" : "Sun", "given" : "Xiao", "non-dropping-particle" : "", "parse-names" : false, "suffix" : "" }, { "dropping-particle" : "", "family" : "Wong", "given" : "Gane Ka-Shu", "non-dropping-particle" : "", "parse-names" : false, "suffix" : "" }, { "dropping-particle" : "", "family" : "Leebens-Mack", "given" : "James", "non-dropping-particle" : "", "parse-names" : false, "suffix" : "" } ], "container-title" : "Proceedings of the National Academy of Sciences", "id" : "ITEM-1", "issue" : "45", "issued" : { "date-parts" : [ [ "2014" ] ] }, "page" : "E4859-E4868", "title" : "Phylotranscriptomic analysis of the origin and early diversification of land plants", "type" : "article-journal", "volume" : "111" }, "uris" : [ "http://www.mendeley.com/documents/?uuid=b4fbdba3-2a91-43d2-970e-ae51f1a76cc3" ] }, { "id" : "ITEM-2", "itemData" : { "DOI" : "10.1111/j.1469-8137.2011.03794.x", "ISBN" : "1469-8137 (Electronic)\\n0028-646X (Linking)", "ISSN" : "0028646X", "PMID" : "21729086", "abstract" : "\u2022 Plants have utterly transformed the planet, but testing hypotheses of causality requires a reliable time-scale for plant evolution. While clock methods have been extensively developed, less attention has been paid to the correct interpretation and appropriate implementation of fossil data. \u2022 We constructed 17 calibrations, consisting of minimum constraints and soft maximum constraints, for divergences between model representatives of the major land plant lineages. Using a data set of seven plastid genes, we performed a cross-validation analysis to determine the consistency of the calibrations. Six molecular clock analyses were then conducted, one with the original calibrations, and others exploring the impact on divergence estimates of changing maxima at basal nodes, and prior probability densities within calibrations. \u2022 Cross-validation highlighted Tracheophyta and Euphyllophyta calibrations as inconsistent, either because their soft maxima were overly conservative or because of undetected rate variation. Molecular clock analyses yielded estimates ranging from 568-815 million yr before present (Ma) for crown embryophytes and from 175-240 Ma for crown angiosperms. \u2022 We reject both a post-Jurassic origin of angiosperms and a post-Cambrian origin of land plants. Our analyses also suggest that the establishment of the major embryophyte lineages occurred at a much slower tempo than suggested in most previous studies. These conclusions are entirely compatible with current palaeobotanical data, although not necessarily with their interpretation by palaeobotanists.", "author" : [ { "dropping-particle" : "", "family" : "Clarke", "given" : "John T.", "non-dropping-particle" : "", "parse-names" : false, "suffix" : "" }, { "dropping-particle" : "", "family" : "Warnock", "given" : "Rachel C M", "non-dropping-particle" : "", "parse-names" : false, "suffix" : "" }, { "dropping-particle" : "", "family" : "Donoghue", "given" : "Philip C J", "non-dropping-particle" : "", "parse-names" : false, "suffix" : "" } ], "container-title" : "New Phytologist", "id" : "ITEM-2", "issue" : "1", "issued" : { "date-parts" : [ [ "2011" ] ] }, "page" : "266-301", "title" : "Establishing a time-scale for plant evolution", "type" : "article-journal", "volume" : "192" }, "uris" : [ "http://www.mendeley.com/documents/?uuid=b54ebb79-0ab9-4bf1-acfd-53c907ee5ee5" ] }, { "id" : "ITEM-3", "itemData" : { "DOI" : "10.1093/sysbio/syt109", "ISBN" : "1076-836X (Electronic)\\r1063-5157 (Linking)", "ISSN" : "1063-5157", "PMID" : "24399481", "abstract" : "Plants are the primary producers of the terrestrial ecosystems that dominate much of the natural environment. Occurring approximately 480 Ma (Sanderson 2003; Kenrick et al. 2012), the evolutionary transition of plants from an aquatic to a terrestrial environment was accompanied by several major developmental innovations. The freshwater charophyte ancestors of land plants have a haplobiontic life cycle with a single haploid multicellular stage, whereas land plants, which include the bryophytes (liverworts, hornworts, and mosses) and tracheophytes (also called vascular plants, namely, lycopods, ferns, and seed plants), exhibit a marked alternation of generations with a diplobiontic life cycle with both haploid and diploid multicellular stages and where the embryo remains attached to, and is nourished by, the gametophyte (Haig 2008). The interjection of a multicellular diploid phase into the land\u2013plant life cycle was an important adaptation that enabled long-distance dispersal via mitotic spores where waterborne male gametes have restricted motility in dry terrestrial environments. Despite the similarity among land\u2013plant life cycles, they differ in one significant aspect: in the three bryophyte groups, the haploid gametophytic stage is the dominant vegetative stage, whereas in vascular plants the diploid sporophyte dominates. A common assumption, and one implied by the tradition of referring to bryophytes as \u201clower plants\u201d\u2014in contrast to the \u201chigher\u201d tracheophytes\u2014is that the bryophytes and their life cycle are primitive (Kato and Akiyama 2005). However, without a strong phylogenetic hypothesis of land\u2013plant relationships, it is not clear which (if either) of the gametophyte or sporophyte was the dominant ancestral vegetative state present in the earliest land plants (Renzaglia et al. 2007; Qiu et al. 2012).", "author" : [ { "dropping-particle" : "", "family" : "Cox", "given" : "Cymon J.", "non-dropping-particle" : "", "parse-names" : false, "suffix" : "" }, { "dropping-particle" : "", "family" : "Li", "given" : "B.", "non-dropping-particle" : "", "parse-names" : false, "suffix" : "" }, { "dropping-particle" : "", "family" : "Foster", "given" : "P. G.", "non-dropping-particle" : "", "parse-names" : false, "suffix" : "" }, { "dropping-particle" : "", "family" : "Embley", "given" : "T. M.", "non-dropping-particle" : "", "parse-names" : false, "suffix" : "" }, { "dropping-particle" : "", "family" : "Civan", "given" : "P.", "non-dropping-particle" : "", "parse-names" : false, "suffix" : "" } ], "container-title" : "Systematic Biology", "id" : "ITEM-3", "issue" : "2", "issued" : { "date-parts" : [ [ "2014" ] ] }, "page" : "272-279", "title" : "Conflicting Phylogenies for Early Land Plants are Caused by Composition Biases among Synonymous Substitutions", "type" : "article-journal", "volume" : "63" }, "uris" : [ "http://www.mendeley.com/documents/?uuid=54a762ca-f7df-4c56-a4f3-26f66cf18239" ] } ], "mendeley" : { "formattedCitation" : "&lt;sup&gt;42,43,55&lt;/sup&gt;", "plainTextFormattedCitation" : "42,43,55", "previouslyFormattedCitation" : "&lt;sup&gt;42,43,54&lt;/sup&gt;" }, "properties" : { "noteIndex" : 0 }, "schema" : "https://github.com/citation-style-language/schema/raw/master/csl-citation.json" }</w:instrText>
      </w:r>
      <w:r w:rsidR="001540EE" w:rsidRPr="0064708F">
        <w:rPr>
          <w:rFonts w:ascii="Minion Pro" w:hAnsi="Minion Pro"/>
          <w:sz w:val="22"/>
          <w:szCs w:val="22"/>
        </w:rPr>
        <w:fldChar w:fldCharType="separate"/>
      </w:r>
      <w:r w:rsidR="001540EE" w:rsidRPr="0064708F">
        <w:rPr>
          <w:rFonts w:ascii="Minion Pro" w:hAnsi="Minion Pro"/>
          <w:sz w:val="22"/>
          <w:szCs w:val="22"/>
          <w:vertAlign w:val="superscript"/>
        </w:rPr>
        <w:t>42,43,55</w:t>
      </w:r>
      <w:r w:rsidR="001540EE" w:rsidRPr="0064708F">
        <w:rPr>
          <w:rFonts w:ascii="Minion Pro" w:hAnsi="Minion Pro"/>
          <w:sz w:val="22"/>
          <w:szCs w:val="22"/>
        </w:rPr>
        <w:fldChar w:fldCharType="end"/>
      </w:r>
      <w:r w:rsidR="001540EE" w:rsidRPr="0064708F">
        <w:rPr>
          <w:rFonts w:ascii="Minion Pro" w:hAnsi="Minion Pro"/>
          <w:sz w:val="22"/>
          <w:szCs w:val="22"/>
        </w:rPr>
        <w:t xml:space="preserve"> for the deep-time relationships of land plants on ancestral state reconstruction, we rooted the </w:t>
      </w:r>
      <w:commentRangeStart w:id="305"/>
      <w:r w:rsidR="001540EE" w:rsidRPr="0064708F">
        <w:rPr>
          <w:rFonts w:ascii="Minion Pro" w:hAnsi="Minion Pro"/>
          <w:sz w:val="22"/>
          <w:szCs w:val="22"/>
        </w:rPr>
        <w:t xml:space="preserve">likelihood </w:t>
      </w:r>
      <w:commentRangeEnd w:id="305"/>
      <w:r w:rsidR="00FE7470">
        <w:rPr>
          <w:rStyle w:val="Verwijzingopmerking"/>
          <w:rFonts w:asciiTheme="minorHAnsi" w:hAnsiTheme="minorHAnsi" w:cstheme="minorBidi"/>
          <w:lang w:val="nl-NL" w:eastAsia="nl-NL"/>
        </w:rPr>
        <w:commentReference w:id="305"/>
      </w:r>
      <w:r w:rsidR="001540EE" w:rsidRPr="0064708F">
        <w:rPr>
          <w:rFonts w:ascii="Minion Pro" w:hAnsi="Minion Pro"/>
          <w:sz w:val="22"/>
          <w:szCs w:val="22"/>
        </w:rPr>
        <w:t>tree according to the different hypotheses and applied our divergence dating protocol to each rooted topology (</w:t>
      </w:r>
      <w:r w:rsidR="001540EE" w:rsidRPr="0064708F">
        <w:rPr>
          <w:rFonts w:ascii="Minion Pro" w:hAnsi="Minion Pro"/>
          <w:sz w:val="22"/>
          <w:szCs w:val="22"/>
          <w:highlight w:val="green"/>
        </w:rPr>
        <w:t>SI Figure X</w:t>
      </w:r>
      <w:r w:rsidR="00892CB4">
        <w:rPr>
          <w:rFonts w:ascii="Minion Pro" w:hAnsi="Minion Pro"/>
          <w:sz w:val="22"/>
          <w:szCs w:val="22"/>
        </w:rPr>
        <w:t>XX</w:t>
      </w:r>
      <w:r w:rsidR="001540EE" w:rsidRPr="0064708F">
        <w:rPr>
          <w:rFonts w:ascii="Minion Pro" w:hAnsi="Minion Pro"/>
          <w:sz w:val="22"/>
          <w:szCs w:val="22"/>
        </w:rPr>
        <w:t xml:space="preserve">). </w:t>
      </w:r>
      <w:ins w:id="306" w:author="Vos, R.A." w:date="2017-10-05T16:49:00Z">
        <w:r>
          <w:rPr>
            <w:rFonts w:ascii="Minion Pro" w:hAnsi="Minion Pro"/>
            <w:sz w:val="22"/>
            <w:szCs w:val="22"/>
          </w:rPr>
          <w:t>During the MCMC analyses, t</w:t>
        </w:r>
        <w:r w:rsidRPr="0064708F">
          <w:rPr>
            <w:rFonts w:ascii="Minion Pro" w:hAnsi="Minion Pro"/>
            <w:sz w:val="22"/>
            <w:szCs w:val="22"/>
          </w:rPr>
          <w:t>race files were updated every 1000 generations, and trees sampled every 10,000 generations</w:t>
        </w:r>
      </w:ins>
      <w:ins w:id="307" w:author="Vos, R.A." w:date="2017-10-05T16:54:00Z">
        <w:r>
          <w:rPr>
            <w:rFonts w:ascii="Minion Pro" w:hAnsi="Minion Pro"/>
            <w:sz w:val="22"/>
            <w:szCs w:val="22"/>
          </w:rPr>
          <w:t>,</w:t>
        </w:r>
      </w:ins>
      <w:ins w:id="308" w:author="Vos, R.A." w:date="2017-10-05T16:48:00Z">
        <w:r w:rsidR="00DA63A0" w:rsidRPr="0064708F">
          <w:rPr>
            <w:rFonts w:ascii="Minion Pro" w:hAnsi="Minion Pro"/>
            <w:sz w:val="22"/>
            <w:szCs w:val="22"/>
          </w:rPr>
          <w:t xml:space="preserve"> </w:t>
        </w:r>
        <w:r w:rsidR="00DA63A0">
          <w:rPr>
            <w:rFonts w:ascii="Minion Pro" w:hAnsi="Minion Pro"/>
            <w:sz w:val="22"/>
            <w:szCs w:val="22"/>
          </w:rPr>
          <w:t xml:space="preserve">until the effective sample size of </w:t>
        </w:r>
      </w:ins>
      <w:ins w:id="309" w:author="Vos, R.A." w:date="2017-10-05T16:57:00Z">
        <w:r>
          <w:rPr>
            <w:rFonts w:ascii="Minion Pro" w:hAnsi="Minion Pro"/>
            <w:sz w:val="22"/>
            <w:szCs w:val="22"/>
          </w:rPr>
          <w:t>major</w:t>
        </w:r>
      </w:ins>
      <w:ins w:id="310" w:author="Vos, R.A." w:date="2017-10-05T16:48:00Z">
        <w:r w:rsidR="00DA63A0">
          <w:rPr>
            <w:rFonts w:ascii="Minion Pro" w:hAnsi="Minion Pro"/>
            <w:sz w:val="22"/>
            <w:szCs w:val="22"/>
          </w:rPr>
          <w:t xml:space="preserve"> traced parameters exceeded 200</w:t>
        </w:r>
      </w:ins>
      <w:ins w:id="311" w:author="Vos, R.A." w:date="2017-10-05T16:53:00Z">
        <w:r>
          <w:rPr>
            <w:rFonts w:ascii="Minion Pro" w:hAnsi="Minion Pro"/>
            <w:sz w:val="22"/>
            <w:szCs w:val="22"/>
          </w:rPr>
          <w:t xml:space="preserve"> </w:t>
        </w:r>
      </w:ins>
      <w:ins w:id="312" w:author="Vos, R.A." w:date="2017-10-05T16:57:00Z">
        <w:r>
          <w:rPr>
            <w:rFonts w:ascii="Minion Pro" w:hAnsi="Minion Pro"/>
            <w:sz w:val="22"/>
            <w:szCs w:val="22"/>
          </w:rPr>
          <w:t>(and all others exceeded 100) using</w:t>
        </w:r>
      </w:ins>
      <w:ins w:id="313" w:author="Vos, R.A." w:date="2017-10-05T16:53:00Z">
        <w:r>
          <w:rPr>
            <w:rFonts w:ascii="Minion Pro" w:hAnsi="Minion Pro"/>
            <w:sz w:val="22"/>
            <w:szCs w:val="22"/>
          </w:rPr>
          <w:t xml:space="preserve"> a burn-in of 100 * </w:t>
        </w:r>
      </w:ins>
      <w:ins w:id="314" w:author="Vos, R.A." w:date="2017-10-05T16:54:00Z">
        <w:r>
          <w:rPr>
            <w:rFonts w:ascii="Minion Pro" w:hAnsi="Minion Pro"/>
            <w:sz w:val="22"/>
            <w:szCs w:val="22"/>
          </w:rPr>
          <w:t>10</w:t>
        </w:r>
        <w:r w:rsidRPr="00083B6B">
          <w:rPr>
            <w:rFonts w:ascii="Minion Pro" w:hAnsi="Minion Pro"/>
            <w:sz w:val="22"/>
            <w:szCs w:val="22"/>
            <w:vertAlign w:val="superscript"/>
          </w:rPr>
          <w:t>6</w:t>
        </w:r>
        <w:r>
          <w:rPr>
            <w:rFonts w:ascii="Minion Pro" w:hAnsi="Minion Pro"/>
            <w:sz w:val="22"/>
            <w:szCs w:val="22"/>
            <w:vertAlign w:val="superscript"/>
          </w:rPr>
          <w:t xml:space="preserve"> </w:t>
        </w:r>
        <w:r w:rsidRPr="00EC685C">
          <w:rPr>
            <w:rFonts w:ascii="Minion Pro" w:hAnsi="Minion Pro"/>
            <w:sz w:val="22"/>
            <w:szCs w:val="22"/>
            <w:rPrChange w:id="315" w:author="Vos, R.A." w:date="2017-10-05T16:54:00Z">
              <w:rPr>
                <w:rFonts w:ascii="Minion Pro" w:hAnsi="Minion Pro"/>
                <w:sz w:val="22"/>
                <w:szCs w:val="22"/>
                <w:vertAlign w:val="superscript"/>
              </w:rPr>
            </w:rPrChange>
          </w:rPr>
          <w:t>generations</w:t>
        </w:r>
      </w:ins>
      <w:ins w:id="316" w:author="Vos, R.A." w:date="2017-10-05T16:48:00Z">
        <w:r w:rsidR="00DA63A0" w:rsidRPr="0064708F">
          <w:rPr>
            <w:rFonts w:ascii="Minion Pro" w:hAnsi="Minion Pro"/>
            <w:sz w:val="22"/>
            <w:szCs w:val="22"/>
          </w:rPr>
          <w:t>.</w:t>
        </w:r>
      </w:ins>
      <w:ins w:id="317" w:author="Vos, R.A." w:date="2017-10-05T16:50:00Z">
        <w:r>
          <w:rPr>
            <w:rFonts w:ascii="Minion Pro" w:hAnsi="Minion Pro"/>
            <w:sz w:val="22"/>
            <w:szCs w:val="22"/>
          </w:rPr>
          <w:t xml:space="preserve"> </w:t>
        </w:r>
      </w:ins>
      <w:ins w:id="318" w:author="Vos, R.A." w:date="2017-10-05T16:56:00Z">
        <w:r>
          <w:rPr>
            <w:rFonts w:ascii="Minion Pro" w:hAnsi="Minion Pro"/>
            <w:sz w:val="22"/>
            <w:szCs w:val="22"/>
          </w:rPr>
          <w:t>We thus terminated the runs after</w:t>
        </w:r>
      </w:ins>
      <w:ins w:id="319" w:author="Vos, R.A." w:date="2017-10-05T16:50:00Z">
        <w:r>
          <w:rPr>
            <w:rFonts w:ascii="Minion Pro" w:hAnsi="Minion Pro"/>
            <w:sz w:val="22"/>
            <w:szCs w:val="22"/>
          </w:rPr>
          <w:t>, respectively, 374</w:t>
        </w:r>
      </w:ins>
      <w:ins w:id="320" w:author="Vos, R.A." w:date="2017-10-05T16:51:00Z">
        <w:r>
          <w:rPr>
            <w:rFonts w:ascii="Minion Pro" w:hAnsi="Minion Pro"/>
            <w:sz w:val="22"/>
            <w:szCs w:val="22"/>
          </w:rPr>
          <w:t>,</w:t>
        </w:r>
      </w:ins>
      <w:ins w:id="321" w:author="Vos, R.A." w:date="2017-10-05T16:50:00Z">
        <w:r>
          <w:rPr>
            <w:rFonts w:ascii="Minion Pro" w:hAnsi="Minion Pro"/>
            <w:sz w:val="22"/>
            <w:szCs w:val="22"/>
          </w:rPr>
          <w:t>735</w:t>
        </w:r>
      </w:ins>
      <w:ins w:id="322" w:author="Vos, R.A." w:date="2017-10-05T16:51:00Z">
        <w:r>
          <w:rPr>
            <w:rFonts w:ascii="Minion Pro" w:hAnsi="Minion Pro"/>
            <w:sz w:val="22"/>
            <w:szCs w:val="22"/>
          </w:rPr>
          <w:t>,</w:t>
        </w:r>
      </w:ins>
      <w:ins w:id="323" w:author="Vos, R.A." w:date="2017-10-05T16:50:00Z">
        <w:r>
          <w:rPr>
            <w:rFonts w:ascii="Minion Pro" w:hAnsi="Minion Pro"/>
            <w:sz w:val="22"/>
            <w:szCs w:val="22"/>
          </w:rPr>
          <w:t>000</w:t>
        </w:r>
      </w:ins>
      <w:ins w:id="324" w:author="Vos, R.A." w:date="2017-10-05T16:51:00Z">
        <w:r>
          <w:rPr>
            <w:rFonts w:ascii="Minion Pro" w:hAnsi="Minion Pro"/>
            <w:sz w:val="22"/>
            <w:szCs w:val="22"/>
          </w:rPr>
          <w:t xml:space="preserve"> generations </w:t>
        </w:r>
      </w:ins>
      <w:ins w:id="325" w:author="Vos, R.A." w:date="2017-10-05T16:52:00Z">
        <w:r>
          <w:rPr>
            <w:rFonts w:ascii="Minion Pro" w:hAnsi="Minion Pro"/>
            <w:sz w:val="22"/>
            <w:szCs w:val="22"/>
          </w:rPr>
          <w:t xml:space="preserve">for </w:t>
        </w:r>
        <w:proofErr w:type="spellStart"/>
        <w:r>
          <w:rPr>
            <w:rFonts w:ascii="Minion Pro" w:hAnsi="Minion Pro"/>
            <w:sz w:val="22"/>
            <w:szCs w:val="22"/>
          </w:rPr>
          <w:t>ABasal</w:t>
        </w:r>
        <w:proofErr w:type="spellEnd"/>
        <w:r>
          <w:rPr>
            <w:rFonts w:ascii="Minion Pro" w:hAnsi="Minion Pro"/>
            <w:sz w:val="22"/>
            <w:szCs w:val="22"/>
          </w:rPr>
          <w:t xml:space="preserve">; 354,497,000 generations </w:t>
        </w:r>
      </w:ins>
      <w:ins w:id="326" w:author="Vos, R.A." w:date="2017-10-05T16:53:00Z">
        <w:r>
          <w:rPr>
            <w:rFonts w:ascii="Minion Pro" w:hAnsi="Minion Pro"/>
            <w:sz w:val="22"/>
            <w:szCs w:val="22"/>
          </w:rPr>
          <w:t xml:space="preserve">for </w:t>
        </w:r>
        <w:proofErr w:type="spellStart"/>
        <w:r>
          <w:rPr>
            <w:rFonts w:ascii="Minion Pro" w:hAnsi="Minion Pro"/>
            <w:sz w:val="22"/>
            <w:szCs w:val="22"/>
          </w:rPr>
          <w:t>ATxMB</w:t>
        </w:r>
        <w:proofErr w:type="spellEnd"/>
        <w:r>
          <w:rPr>
            <w:rFonts w:ascii="Minion Pro" w:hAnsi="Minion Pro"/>
            <w:sz w:val="22"/>
            <w:szCs w:val="22"/>
          </w:rPr>
          <w:t xml:space="preserve">; </w:t>
        </w:r>
      </w:ins>
      <w:ins w:id="327" w:author="Vos, R.A." w:date="2017-10-05T16:55:00Z">
        <w:r>
          <w:rPr>
            <w:rFonts w:ascii="Minion Pro" w:hAnsi="Minion Pro"/>
            <w:sz w:val="22"/>
            <w:szCs w:val="22"/>
          </w:rPr>
          <w:t xml:space="preserve">345,720,000 for </w:t>
        </w:r>
        <w:proofErr w:type="spellStart"/>
        <w:r>
          <w:rPr>
            <w:rFonts w:ascii="Minion Pro" w:hAnsi="Minion Pro"/>
            <w:sz w:val="22"/>
            <w:szCs w:val="22"/>
          </w:rPr>
          <w:t>MBasal</w:t>
        </w:r>
        <w:proofErr w:type="spellEnd"/>
        <w:r>
          <w:rPr>
            <w:rFonts w:ascii="Minion Pro" w:hAnsi="Minion Pro"/>
            <w:sz w:val="22"/>
            <w:szCs w:val="22"/>
          </w:rPr>
          <w:t xml:space="preserve">; and 374,254,000 for </w:t>
        </w:r>
        <w:proofErr w:type="spellStart"/>
        <w:r>
          <w:rPr>
            <w:rFonts w:ascii="Minion Pro" w:hAnsi="Minion Pro"/>
            <w:sz w:val="22"/>
            <w:szCs w:val="22"/>
          </w:rPr>
          <w:t>TBasal</w:t>
        </w:r>
        <w:proofErr w:type="spellEnd"/>
        <w:r>
          <w:rPr>
            <w:rFonts w:ascii="Minion Pro" w:hAnsi="Minion Pro"/>
            <w:sz w:val="22"/>
            <w:szCs w:val="22"/>
          </w:rPr>
          <w:t>.</w:t>
        </w:r>
      </w:ins>
      <w:ins w:id="328" w:author="Vos, R.A." w:date="2017-10-05T16:56:00Z">
        <w:r>
          <w:rPr>
            <w:rFonts w:ascii="Minion Pro" w:hAnsi="Minion Pro"/>
            <w:sz w:val="22"/>
            <w:szCs w:val="22"/>
          </w:rPr>
          <w:t xml:space="preserve"> </w:t>
        </w:r>
      </w:ins>
      <w:del w:id="329" w:author="Vos, R.A." w:date="2017-10-05T16:44:00Z">
        <w:r w:rsidR="00B55F25" w:rsidRPr="0064708F" w:rsidDel="00DA63A0">
          <w:rPr>
            <w:rFonts w:ascii="Minion Pro" w:hAnsi="Minion Pro"/>
            <w:sz w:val="22"/>
            <w:szCs w:val="22"/>
          </w:rPr>
          <w:delText xml:space="preserve">Log Combiner was used to resample the trees every … generations with a burnin of … percent, to a total of … trees. </w:delText>
        </w:r>
      </w:del>
      <w:del w:id="330" w:author="Vos, R.A." w:date="2017-10-05T16:58:00Z">
        <w:r w:rsidR="00B55F25" w:rsidRPr="0064708F" w:rsidDel="00EC685C">
          <w:rPr>
            <w:rFonts w:ascii="Minion Pro" w:hAnsi="Minion Pro"/>
            <w:sz w:val="22"/>
            <w:szCs w:val="22"/>
          </w:rPr>
          <w:delText>The</w:delText>
        </w:r>
      </w:del>
      <w:ins w:id="331" w:author="Vos, R.A." w:date="2017-10-05T16:58:00Z">
        <w:r>
          <w:rPr>
            <w:rFonts w:ascii="Minion Pro" w:hAnsi="Minion Pro"/>
            <w:sz w:val="22"/>
            <w:szCs w:val="22"/>
          </w:rPr>
          <w:t>We then constructed the</w:t>
        </w:r>
      </w:ins>
      <w:r w:rsidR="00B55F25" w:rsidRPr="0064708F">
        <w:rPr>
          <w:rFonts w:ascii="Minion Pro" w:hAnsi="Minion Pro"/>
          <w:sz w:val="22"/>
          <w:szCs w:val="22"/>
        </w:rPr>
        <w:t xml:space="preserve"> maximum clade credibility tree </w:t>
      </w:r>
      <w:del w:id="332" w:author="Vos, R.A." w:date="2017-10-05T16:58:00Z">
        <w:r w:rsidR="00B55F25" w:rsidRPr="0064708F" w:rsidDel="00EC685C">
          <w:rPr>
            <w:rFonts w:ascii="Minion Pro" w:hAnsi="Minion Pro"/>
            <w:sz w:val="22"/>
            <w:szCs w:val="22"/>
          </w:rPr>
          <w:delText>was constructed with</w:delText>
        </w:r>
      </w:del>
      <w:ins w:id="333" w:author="Vos, R.A." w:date="2017-10-05T16:58:00Z">
        <w:r>
          <w:rPr>
            <w:rFonts w:ascii="Minion Pro" w:hAnsi="Minion Pro"/>
            <w:sz w:val="22"/>
            <w:szCs w:val="22"/>
          </w:rPr>
          <w:t>using</w:t>
        </w:r>
      </w:ins>
      <w:r w:rsidR="00B55F25" w:rsidRPr="0064708F">
        <w:rPr>
          <w:rFonts w:ascii="Minion Pro" w:hAnsi="Minion Pro"/>
          <w:sz w:val="22"/>
          <w:szCs w:val="22"/>
        </w:rPr>
        <w:t xml:space="preserve"> Tree annotator v2.2.1</w:t>
      </w:r>
      <w:r w:rsidR="00B55F25" w:rsidRPr="0064708F">
        <w:rPr>
          <w:rFonts w:ascii="Minion Pro" w:hAnsi="Minion Pro"/>
          <w:sz w:val="22"/>
          <w:szCs w:val="22"/>
        </w:rPr>
        <w:fldChar w:fldCharType="begin" w:fldLock="1"/>
      </w:r>
      <w:r w:rsidR="00B55F25" w:rsidRPr="0064708F">
        <w:rPr>
          <w:rFonts w:ascii="Minion Pro" w:hAnsi="Minion Pro"/>
          <w:sz w:val="22"/>
          <w:szCs w:val="22"/>
        </w:rPr>
        <w:instrText>ADDIN CSL_CITATION { "citationItems" : [ { "id" : "ITEM-1", "itemData" : { "author" : [ { "dropping-particle" : "", "family" : "Rambaut", "given" : "Andrew", "non-dropping-particle" : "", "parse-names" : false, "suffix" : "" }, { "dropping-particle" : "", "family" : "Drummond", "given" : "Alexei J.", "non-dropping-particle" : "", "parse-names" : false, "suffix" : "" } ], "id" : "ITEM-1", "issued" : { "date-parts" : [ [ "2015" ] ] }, "title" : "TreeAnnotator v2.2.1.", "type" : "article" }, "uris" : [ "http://www.mendeley.com/documents/?uuid=e54de4b0-7645-4db4-b420-9969b8ea6aa7" ] } ], "mendeley" : { "formattedCitation" : "&lt;sup&gt;56&lt;/sup&gt;", "plainTextFormattedCitation" : "56", "previouslyFormattedCitation" : "&lt;sup&gt;55&lt;/sup&gt;" }, "properties" : { "noteIndex" : 0 }, "schema" : "https://github.com/citation-style-language/schema/raw/master/csl-citation.json" }</w:instrText>
      </w:r>
      <w:r w:rsidR="00B55F25" w:rsidRPr="0064708F">
        <w:rPr>
          <w:rFonts w:ascii="Minion Pro" w:hAnsi="Minion Pro"/>
          <w:sz w:val="22"/>
          <w:szCs w:val="22"/>
        </w:rPr>
        <w:fldChar w:fldCharType="separate"/>
      </w:r>
      <w:r w:rsidR="00B55F25" w:rsidRPr="0064708F">
        <w:rPr>
          <w:rFonts w:ascii="Minion Pro" w:hAnsi="Minion Pro"/>
          <w:sz w:val="22"/>
          <w:szCs w:val="22"/>
          <w:vertAlign w:val="superscript"/>
        </w:rPr>
        <w:t>56</w:t>
      </w:r>
      <w:r w:rsidR="00B55F25" w:rsidRPr="0064708F">
        <w:rPr>
          <w:rFonts w:ascii="Minion Pro" w:hAnsi="Minion Pro"/>
          <w:sz w:val="22"/>
          <w:szCs w:val="22"/>
        </w:rPr>
        <w:fldChar w:fldCharType="end"/>
      </w:r>
      <w:r w:rsidR="00B55F25" w:rsidRPr="0064708F">
        <w:rPr>
          <w:rFonts w:ascii="Minion Pro" w:hAnsi="Minion Pro"/>
          <w:sz w:val="22"/>
          <w:szCs w:val="22"/>
        </w:rPr>
        <w:t>.</w:t>
      </w:r>
      <w:ins w:id="334" w:author="Vos, R.A." w:date="2017-10-05T16:46:00Z">
        <w:r w:rsidR="00DA63A0" w:rsidRPr="0064708F" w:rsidDel="00DA63A0">
          <w:rPr>
            <w:rFonts w:ascii="Minion Pro" w:hAnsi="Minion Pro"/>
            <w:sz w:val="22"/>
            <w:szCs w:val="22"/>
          </w:rPr>
          <w:t xml:space="preserve"> </w:t>
        </w:r>
      </w:ins>
      <w:ins w:id="335" w:author="Feijen, Frida" w:date="2017-08-24T17:38:00Z">
        <w:del w:id="336" w:author="Vos, R.A." w:date="2017-10-05T16:46:00Z">
          <w:r w:rsidR="00724458" w:rsidRPr="0064708F" w:rsidDel="00DA63A0">
            <w:rPr>
              <w:rFonts w:ascii="Minion Pro" w:hAnsi="Minion Pro"/>
              <w:sz w:val="22"/>
              <w:szCs w:val="22"/>
            </w:rPr>
            <w:delText xml:space="preserve"> </w:delText>
          </w:r>
        </w:del>
      </w:ins>
      <w:del w:id="337" w:author="Vos, R.A." w:date="2017-10-05T16:46:00Z">
        <w:r w:rsidR="00B55F25" w:rsidRPr="0064708F" w:rsidDel="00DA63A0">
          <w:rPr>
            <w:rFonts w:ascii="Minion Pro" w:hAnsi="Minion Pro"/>
            <w:sz w:val="22"/>
            <w:szCs w:val="22"/>
          </w:rPr>
          <w:delText>ATxMB burnin 5%; 14251 trees processed. Mean heights</w:delText>
        </w:r>
      </w:del>
    </w:p>
    <w:p w14:paraId="438ED1FB" w14:textId="77777777" w:rsidR="00B55F25" w:rsidRPr="00114FCD" w:rsidRDefault="00B55F25" w:rsidP="00B55F25">
      <w:pPr>
        <w:spacing w:line="288" w:lineRule="auto"/>
        <w:rPr>
          <w:rFonts w:ascii="Minion Pro" w:hAnsi="Minion Pro"/>
          <w:i/>
          <w:sz w:val="22"/>
          <w:szCs w:val="22"/>
        </w:rPr>
      </w:pPr>
    </w:p>
    <w:p w14:paraId="591A5962" w14:textId="77777777" w:rsidR="00B55F25" w:rsidRPr="00F57636" w:rsidRDefault="00B55F25" w:rsidP="00B55F25">
      <w:pPr>
        <w:spacing w:line="288" w:lineRule="auto"/>
        <w:rPr>
          <w:rFonts w:ascii="Minion Pro" w:hAnsi="Minion Pro"/>
          <w:i/>
          <w:sz w:val="22"/>
          <w:szCs w:val="22"/>
        </w:rPr>
      </w:pPr>
      <w:r w:rsidRPr="00F57636">
        <w:rPr>
          <w:rFonts w:ascii="Minion Pro" w:hAnsi="Minion Pro"/>
          <w:i/>
          <w:sz w:val="22"/>
          <w:szCs w:val="22"/>
        </w:rPr>
        <w:t>Comparative analysis and hypothesis tests</w:t>
      </w:r>
    </w:p>
    <w:p w14:paraId="62E3DE37" w14:textId="4A19A381" w:rsidR="00B55F25" w:rsidRPr="00F57636" w:rsidDel="00244414" w:rsidRDefault="00244414" w:rsidP="00B55F25">
      <w:pPr>
        <w:spacing w:line="288" w:lineRule="auto"/>
        <w:rPr>
          <w:del w:id="338" w:author="Vos, R.A." w:date="2017-10-05T16:37:00Z"/>
          <w:rFonts w:ascii="Minion Pro" w:hAnsi="Minion Pro"/>
          <w:sz w:val="22"/>
          <w:szCs w:val="22"/>
        </w:rPr>
      </w:pPr>
      <w:ins w:id="339" w:author="Vos, R.A." w:date="2017-10-05T16:36:00Z">
        <w:r>
          <w:rPr>
            <w:rFonts w:ascii="Minion Pro" w:hAnsi="Minion Pro"/>
            <w:sz w:val="22"/>
            <w:szCs w:val="22"/>
          </w:rPr>
          <w:t>In our analysis we assume that t</w:t>
        </w:r>
      </w:ins>
      <w:del w:id="340" w:author="Vos, R.A." w:date="2017-10-05T16:36:00Z">
        <w:r w:rsidR="00B55F25" w:rsidRPr="00F57636" w:rsidDel="00244414">
          <w:rPr>
            <w:rFonts w:ascii="Minion Pro" w:hAnsi="Minion Pro"/>
            <w:sz w:val="22"/>
            <w:szCs w:val="22"/>
          </w:rPr>
          <w:delText>T</w:delText>
        </w:r>
      </w:del>
      <w:r w:rsidR="00B55F25" w:rsidRPr="00F57636">
        <w:rPr>
          <w:rFonts w:ascii="Minion Pro" w:hAnsi="Minion Pro"/>
          <w:sz w:val="22"/>
          <w:szCs w:val="22"/>
        </w:rPr>
        <w:t xml:space="preserve">he four major fungal groups </w:t>
      </w:r>
      <w:del w:id="341" w:author="Vos, R.A." w:date="2017-10-05T16:37:00Z">
        <w:r w:rsidR="00B55F25" w:rsidRPr="00F57636" w:rsidDel="00244414">
          <w:rPr>
            <w:rFonts w:ascii="Minion Pro" w:hAnsi="Minion Pro"/>
            <w:sz w:val="22"/>
            <w:szCs w:val="22"/>
          </w:rPr>
          <w:delText>to which species belong that</w:delText>
        </w:r>
      </w:del>
      <w:ins w:id="342" w:author="Vos, R.A." w:date="2017-10-05T16:37:00Z">
        <w:r>
          <w:rPr>
            <w:rFonts w:ascii="Minion Pro" w:hAnsi="Minion Pro"/>
            <w:sz w:val="22"/>
            <w:szCs w:val="22"/>
          </w:rPr>
          <w:t>of which members</w:t>
        </w:r>
      </w:ins>
      <w:r w:rsidR="00B55F25" w:rsidRPr="00F57636">
        <w:rPr>
          <w:rFonts w:ascii="Minion Pro" w:hAnsi="Minion Pro"/>
          <w:sz w:val="22"/>
          <w:szCs w:val="22"/>
        </w:rPr>
        <w:t xml:space="preserve"> participate in </w:t>
      </w:r>
      <w:del w:id="343" w:author="Vos, R.A." w:date="2017-10-05T16:37:00Z">
        <w:r w:rsidR="00B55F25" w:rsidRPr="00F57636" w:rsidDel="00244414">
          <w:rPr>
            <w:rFonts w:ascii="Minion Pro" w:hAnsi="Minion Pro"/>
            <w:sz w:val="22"/>
            <w:szCs w:val="22"/>
          </w:rPr>
          <w:delText xml:space="preserve">various types of </w:delText>
        </w:r>
      </w:del>
      <w:r w:rsidR="00B55F25" w:rsidRPr="00F57636">
        <w:rPr>
          <w:rFonts w:ascii="Minion Pro" w:hAnsi="Minion Pro"/>
          <w:sz w:val="22"/>
          <w:szCs w:val="22"/>
        </w:rPr>
        <w:t>mycorrhizal associations were already in existence prior to the diversification of land plants</w:t>
      </w:r>
      <w:r w:rsidR="00DA2912" w:rsidRPr="00F57636">
        <w:rPr>
          <w:rFonts w:ascii="Minion Pro" w:hAnsi="Minion Pro"/>
          <w:sz w:val="22"/>
          <w:szCs w:val="22"/>
        </w:rPr>
        <w:t xml:space="preserve"> (Chang et al. 2015)</w:t>
      </w:r>
      <w:r w:rsidR="00B55F25" w:rsidRPr="00F57636">
        <w:rPr>
          <w:rFonts w:ascii="Minion Pro" w:hAnsi="Minion Pro"/>
          <w:sz w:val="22"/>
          <w:szCs w:val="22"/>
        </w:rPr>
        <w:t xml:space="preserve">. Therefore, we </w:t>
      </w:r>
      <w:del w:id="344" w:author="Vos, R.A." w:date="2017-10-05T16:37:00Z">
        <w:r w:rsidR="00B55F25" w:rsidRPr="00F57636" w:rsidDel="00244414">
          <w:rPr>
            <w:rFonts w:ascii="Minion Pro" w:hAnsi="Minion Pro"/>
            <w:sz w:val="22"/>
            <w:szCs w:val="22"/>
          </w:rPr>
          <w:delText xml:space="preserve">could </w:delText>
        </w:r>
      </w:del>
      <w:r w:rsidR="00B55F25" w:rsidRPr="00F57636">
        <w:rPr>
          <w:rFonts w:ascii="Minion Pro" w:hAnsi="Minion Pro"/>
          <w:sz w:val="22"/>
          <w:szCs w:val="22"/>
        </w:rPr>
        <w:t xml:space="preserve">treat each distinct repertoire of associations that land plants form with </w:t>
      </w:r>
      <w:ins w:id="345" w:author="Vos, R.A." w:date="2017-10-05T16:37:00Z">
        <w:r>
          <w:rPr>
            <w:rFonts w:ascii="Minion Pro" w:hAnsi="Minion Pro"/>
            <w:sz w:val="22"/>
            <w:szCs w:val="22"/>
          </w:rPr>
          <w:t xml:space="preserve">members of </w:t>
        </w:r>
      </w:ins>
      <w:r w:rsidR="00B55F25" w:rsidRPr="00F57636">
        <w:rPr>
          <w:rFonts w:ascii="Minion Pro" w:hAnsi="Minion Pro"/>
          <w:sz w:val="22"/>
          <w:szCs w:val="22"/>
        </w:rPr>
        <w:t>these groups as a discrete state</w:t>
      </w:r>
      <w:del w:id="346" w:author="Vos, R.A." w:date="2017-10-05T16:37:00Z">
        <w:r w:rsidR="00B55F25" w:rsidRPr="00F57636" w:rsidDel="00244414">
          <w:rPr>
            <w:rFonts w:ascii="Minion Pro" w:hAnsi="Minion Pro"/>
            <w:sz w:val="22"/>
            <w:szCs w:val="22"/>
          </w:rPr>
          <w:delText>,</w:delText>
        </w:r>
      </w:del>
      <w:r w:rsidR="00B55F25" w:rsidRPr="00F57636">
        <w:rPr>
          <w:rFonts w:ascii="Minion Pro" w:hAnsi="Minion Pro"/>
          <w:sz w:val="22"/>
          <w:szCs w:val="22"/>
        </w:rPr>
        <w:t xml:space="preserve"> whose evolutionary transition dynamics we modelled subsequent to two </w:t>
      </w:r>
      <w:ins w:id="347" w:author="Vos, R.A." w:date="2017-10-05T16:37:00Z">
        <w:r>
          <w:rPr>
            <w:rFonts w:ascii="Minion Pro" w:hAnsi="Minion Pro"/>
            <w:sz w:val="22"/>
            <w:szCs w:val="22"/>
          </w:rPr>
          <w:t xml:space="preserve">additional </w:t>
        </w:r>
      </w:ins>
      <w:r w:rsidR="00B55F25" w:rsidRPr="00F57636">
        <w:rPr>
          <w:rFonts w:ascii="Minion Pro" w:hAnsi="Minion Pro"/>
          <w:sz w:val="22"/>
          <w:szCs w:val="22"/>
        </w:rPr>
        <w:t xml:space="preserve">assumptions. </w:t>
      </w:r>
      <w:ins w:id="348" w:author="Vos, R.A." w:date="2017-10-05T16:37:00Z">
        <w:r>
          <w:rPr>
            <w:rFonts w:ascii="Minion Pro" w:hAnsi="Minion Pro"/>
            <w:sz w:val="22"/>
            <w:szCs w:val="22"/>
          </w:rPr>
          <w:t xml:space="preserve"> </w:t>
        </w:r>
      </w:ins>
    </w:p>
    <w:p w14:paraId="5AD0C71C" w14:textId="77777777" w:rsidR="00B55F25" w:rsidRPr="00F57636" w:rsidDel="00244414" w:rsidRDefault="00B55F25" w:rsidP="00B55F25">
      <w:pPr>
        <w:spacing w:line="288" w:lineRule="auto"/>
        <w:rPr>
          <w:del w:id="349" w:author="Vos, R.A." w:date="2017-10-05T16:37:00Z"/>
          <w:rFonts w:ascii="Minion Pro" w:hAnsi="Minion Pro"/>
          <w:sz w:val="22"/>
          <w:szCs w:val="22"/>
        </w:rPr>
      </w:pPr>
    </w:p>
    <w:p w14:paraId="167362ED" w14:textId="4586AB80" w:rsidR="00B55F25" w:rsidRPr="00F57636" w:rsidRDefault="00B55F25" w:rsidP="00B55F25">
      <w:pPr>
        <w:spacing w:line="288" w:lineRule="auto"/>
        <w:rPr>
          <w:rFonts w:ascii="Minion Pro" w:hAnsi="Minion Pro"/>
          <w:sz w:val="22"/>
          <w:szCs w:val="22"/>
        </w:rPr>
      </w:pPr>
      <w:r w:rsidRPr="00F57636">
        <w:rPr>
          <w:rFonts w:ascii="Minion Pro" w:hAnsi="Minion Pro"/>
          <w:sz w:val="22"/>
          <w:szCs w:val="22"/>
        </w:rPr>
        <w:t xml:space="preserve">First, because there are qualitative differences between the types of mycorrhizal associations that are formed with some of the different fungal groups (e.g. intracellular versus ectomycorrhizal association), we assumed that the evolutionary adaptations required to enable such associations are not gained (or lost) instantaneously. Hence, we disallowed state shifts that implied multiple, simultaneous gains and losses such that, for example, a change from a state representing a repertoire confined to </w:t>
      </w:r>
      <w:r w:rsidR="00397BD1" w:rsidRPr="00F57636">
        <w:rPr>
          <w:rFonts w:ascii="Minion Pro" w:hAnsi="Minion Pro"/>
          <w:sz w:val="22"/>
          <w:szCs w:val="22"/>
        </w:rPr>
        <w:t>Glomeromycotina</w:t>
      </w:r>
      <w:r w:rsidRPr="00F57636">
        <w:rPr>
          <w:rFonts w:ascii="Minion Pro" w:hAnsi="Minion Pro"/>
          <w:sz w:val="22"/>
          <w:szCs w:val="22"/>
        </w:rPr>
        <w:t xml:space="preserve"> to one confined to Mucoromycotina has to pass through an intermediate state where the repertoire is broadened to include both groups. Second, because the respective adaptations that enable different types of mycorrhizal association are likely subject to evolutionary trade-offs such that repertoires of associations cannot expand infinitely we limited any intermediate states to those we observe in nature. For example, simultaneous association with both </w:t>
      </w:r>
      <w:r w:rsidR="00397BD1" w:rsidRPr="00F57636">
        <w:rPr>
          <w:rFonts w:ascii="Minion Pro" w:hAnsi="Minion Pro"/>
          <w:sz w:val="22"/>
          <w:szCs w:val="22"/>
        </w:rPr>
        <w:t>Glomeromycotina</w:t>
      </w:r>
      <w:r w:rsidRPr="00F57636">
        <w:rPr>
          <w:rFonts w:ascii="Minion Pro" w:hAnsi="Minion Pro"/>
          <w:sz w:val="22"/>
          <w:szCs w:val="22"/>
        </w:rPr>
        <w:t xml:space="preserve"> and Mucoromycotina does occur in our </w:t>
      </w:r>
      <w:del w:id="350" w:author="Vos, R.A." w:date="2017-10-05T16:36:00Z">
        <w:r w:rsidRPr="00F57636" w:rsidDel="00244414">
          <w:rPr>
            <w:rFonts w:ascii="Minion Pro" w:hAnsi="Minion Pro"/>
            <w:sz w:val="22"/>
            <w:szCs w:val="22"/>
          </w:rPr>
          <w:delText xml:space="preserve">database </w:delText>
        </w:r>
      </w:del>
      <w:ins w:id="351" w:author="Vos, R.A." w:date="2017-10-05T16:36:00Z">
        <w:r w:rsidR="00244414">
          <w:rPr>
            <w:rFonts w:ascii="Minion Pro" w:hAnsi="Minion Pro"/>
            <w:sz w:val="22"/>
            <w:szCs w:val="22"/>
          </w:rPr>
          <w:t>dataset</w:t>
        </w:r>
        <w:r w:rsidR="00244414" w:rsidRPr="00F57636">
          <w:rPr>
            <w:rFonts w:ascii="Minion Pro" w:hAnsi="Minion Pro"/>
            <w:sz w:val="22"/>
            <w:szCs w:val="22"/>
          </w:rPr>
          <w:t xml:space="preserve"> </w:t>
        </w:r>
      </w:ins>
      <w:r w:rsidRPr="00F57636">
        <w:rPr>
          <w:rFonts w:ascii="Minion Pro" w:hAnsi="Minion Pro"/>
          <w:sz w:val="22"/>
          <w:szCs w:val="22"/>
        </w:rPr>
        <w:t xml:space="preserve">of extant taxa, but complete </w:t>
      </w:r>
      <w:proofErr w:type="spellStart"/>
      <w:r w:rsidRPr="00F57636">
        <w:rPr>
          <w:rFonts w:ascii="Minion Pro" w:hAnsi="Minion Pro"/>
          <w:sz w:val="22"/>
          <w:szCs w:val="22"/>
        </w:rPr>
        <w:t>generalism</w:t>
      </w:r>
      <w:proofErr w:type="spellEnd"/>
      <w:r w:rsidRPr="00F57636">
        <w:rPr>
          <w:rFonts w:ascii="Minion Pro" w:hAnsi="Minion Pro"/>
          <w:sz w:val="22"/>
          <w:szCs w:val="22"/>
        </w:rPr>
        <w:t xml:space="preserve"> that includes all fungal groups in a single repertoire does not, which is why we allowed the former, but not the latter, as possible ancestral states. </w:t>
      </w:r>
    </w:p>
    <w:p w14:paraId="63A6EB32" w14:textId="77777777" w:rsidR="00B55F25" w:rsidRPr="00F57636" w:rsidRDefault="00B55F25" w:rsidP="00B55F25">
      <w:pPr>
        <w:spacing w:line="288" w:lineRule="auto"/>
        <w:rPr>
          <w:rFonts w:ascii="Minion Pro" w:hAnsi="Minion Pro"/>
          <w:sz w:val="22"/>
          <w:szCs w:val="22"/>
        </w:rPr>
      </w:pPr>
    </w:p>
    <w:p w14:paraId="1599D9D9" w14:textId="77777777" w:rsidR="00B55F25" w:rsidRPr="00F57636" w:rsidRDefault="00B55F25" w:rsidP="00B55F25">
      <w:pPr>
        <w:spacing w:line="288" w:lineRule="auto"/>
        <w:rPr>
          <w:rFonts w:ascii="Minion Pro" w:hAnsi="Minion Pro"/>
          <w:sz w:val="22"/>
          <w:szCs w:val="22"/>
        </w:rPr>
      </w:pPr>
      <w:r w:rsidRPr="00F57636">
        <w:rPr>
          <w:rFonts w:ascii="Minion Pro" w:hAnsi="Minion Pro"/>
          <w:sz w:val="22"/>
          <w:szCs w:val="22"/>
        </w:rPr>
        <w:t>A convenient side effect of these assumptions was that this limited the number of free parameters in the state transition (</w:t>
      </w:r>
      <w:r w:rsidRPr="00F57636">
        <w:rPr>
          <w:rFonts w:ascii="Minion Pro" w:hAnsi="Minion Pro"/>
          <w:i/>
          <w:sz w:val="22"/>
          <w:szCs w:val="22"/>
        </w:rPr>
        <w:t>Q</w:t>
      </w:r>
      <w:r w:rsidRPr="00F57636">
        <w:rPr>
          <w:rFonts w:ascii="Minion Pro" w:hAnsi="Minion Pro"/>
          <w:sz w:val="22"/>
          <w:szCs w:val="22"/>
        </w:rPr>
        <w:t xml:space="preserve">) matrix, which otherwise would have undergone a combinatorial explosion had we included all possible permutations in the repertoires of mycorrhizal association as distinct states, which would have impeded convergence in our analyses. To mitigate such proliferation of potentially unneeded, free parameters further, we performed our analyses using Reversible-Jump MCMC, as implemented in </w:t>
      </w:r>
      <w:proofErr w:type="spellStart"/>
      <w:r w:rsidRPr="00F57636">
        <w:rPr>
          <w:rFonts w:ascii="Minion Pro" w:hAnsi="Minion Pro"/>
          <w:sz w:val="22"/>
          <w:szCs w:val="22"/>
        </w:rPr>
        <w:t>BayesTraits’s</w:t>
      </w:r>
      <w:proofErr w:type="spellEnd"/>
      <w:r w:rsidRPr="00F57636">
        <w:rPr>
          <w:rFonts w:ascii="Minion Pro" w:hAnsi="Minion Pro"/>
          <w:sz w:val="22"/>
          <w:szCs w:val="22"/>
        </w:rPr>
        <w:t xml:space="preserve"> ‘multistate’ analysis mode. We ran each of our analyses in triplicate for 10</w:t>
      </w:r>
      <w:r w:rsidRPr="00F57636">
        <w:rPr>
          <w:rFonts w:ascii="Minion Pro" w:hAnsi="Minion Pro"/>
          <w:sz w:val="22"/>
          <w:szCs w:val="22"/>
          <w:vertAlign w:val="superscript"/>
        </w:rPr>
        <w:t xml:space="preserve">6 </w:t>
      </w:r>
      <w:r w:rsidRPr="00F57636">
        <w:rPr>
          <w:rFonts w:ascii="Minion Pro" w:hAnsi="Minion Pro"/>
          <w:sz w:val="22"/>
          <w:szCs w:val="22"/>
        </w:rPr>
        <w:t>generations, as initial experimentation had demonstrated reasonable convergence in our data under these settings. In cases where we required estimates of marginal likelihoods, i.e. for hypothesis testing by Bayes factor analysis, we approximated these using a stepping stone sampler that we ran for 100 stones, with 200,000 iterations per stone.</w:t>
      </w:r>
    </w:p>
    <w:p w14:paraId="4A4716E6" w14:textId="77777777" w:rsidR="00B55F25" w:rsidRPr="00F57636" w:rsidRDefault="00B55F25" w:rsidP="00B55F25">
      <w:pPr>
        <w:spacing w:line="288" w:lineRule="auto"/>
        <w:rPr>
          <w:rFonts w:ascii="Minion Pro" w:hAnsi="Minion Pro"/>
          <w:sz w:val="22"/>
          <w:szCs w:val="22"/>
        </w:rPr>
      </w:pPr>
    </w:p>
    <w:p w14:paraId="244650D2" w14:textId="1EF4E3D6" w:rsidR="00B55F25" w:rsidRPr="00F57636" w:rsidRDefault="00B55F25" w:rsidP="00B55F25">
      <w:pPr>
        <w:spacing w:line="288" w:lineRule="auto"/>
        <w:rPr>
          <w:rFonts w:ascii="Minion Pro" w:hAnsi="Minion Pro"/>
          <w:sz w:val="22"/>
          <w:szCs w:val="22"/>
        </w:rPr>
      </w:pPr>
      <w:r w:rsidRPr="00F57636">
        <w:rPr>
          <w:rFonts w:ascii="Minion Pro" w:hAnsi="Minion Pro"/>
          <w:sz w:val="22"/>
          <w:szCs w:val="22"/>
        </w:rPr>
        <w:t xml:space="preserve">Using this approach, we reconstructed the ancestral states for the four different </w:t>
      </w:r>
      <w:proofErr w:type="spellStart"/>
      <w:r w:rsidRPr="00F57636">
        <w:rPr>
          <w:rFonts w:ascii="Minion Pro" w:hAnsi="Minion Pro"/>
          <w:sz w:val="22"/>
          <w:szCs w:val="22"/>
        </w:rPr>
        <w:t>rootings</w:t>
      </w:r>
      <w:proofErr w:type="spellEnd"/>
      <w:r w:rsidRPr="00F57636">
        <w:rPr>
          <w:rFonts w:ascii="Minion Pro" w:hAnsi="Minion Pro"/>
          <w:sz w:val="22"/>
          <w:szCs w:val="22"/>
        </w:rPr>
        <w:t xml:space="preserve"> of our phylogeny. However, although such analyses result in estimates for the posterior distribution of states at any given </w:t>
      </w:r>
      <w:del w:id="352" w:author="Vos, R.A." w:date="2017-10-05T16:40:00Z">
        <w:r w:rsidRPr="00F57636" w:rsidDel="00A173AB">
          <w:rPr>
            <w:rFonts w:ascii="Minion Pro" w:hAnsi="Minion Pro"/>
            <w:sz w:val="22"/>
            <w:szCs w:val="22"/>
          </w:rPr>
          <w:delText xml:space="preserve">hypothetical </w:delText>
        </w:r>
      </w:del>
      <w:r w:rsidRPr="00F57636">
        <w:rPr>
          <w:rFonts w:ascii="Minion Pro" w:hAnsi="Minion Pro"/>
          <w:sz w:val="22"/>
          <w:szCs w:val="22"/>
        </w:rPr>
        <w:t xml:space="preserve">node </w:t>
      </w:r>
      <w:del w:id="353" w:author="Vos, R.A." w:date="2017-10-05T16:40:00Z">
        <w:r w:rsidRPr="00F57636" w:rsidDel="00A173AB">
          <w:rPr>
            <w:rFonts w:ascii="Minion Pro" w:hAnsi="Minion Pro"/>
            <w:sz w:val="22"/>
            <w:szCs w:val="22"/>
          </w:rPr>
          <w:delText xml:space="preserve">of interest </w:delText>
        </w:r>
      </w:del>
      <w:r w:rsidRPr="00F57636">
        <w:rPr>
          <w:rFonts w:ascii="Minion Pro" w:hAnsi="Minion Pro"/>
          <w:sz w:val="22"/>
          <w:szCs w:val="22"/>
        </w:rPr>
        <w:t xml:space="preserve">(such as the root), they do not necessarily </w:t>
      </w:r>
      <w:del w:id="354" w:author="Vos, R.A." w:date="2017-10-05T16:40:00Z">
        <w:r w:rsidRPr="00F57636" w:rsidDel="00A173AB">
          <w:rPr>
            <w:rFonts w:ascii="Minion Pro" w:hAnsi="Minion Pro"/>
            <w:sz w:val="22"/>
            <w:szCs w:val="22"/>
          </w:rPr>
          <w:delText>result in a</w:delText>
        </w:r>
      </w:del>
      <w:ins w:id="355" w:author="Vos, R.A." w:date="2017-10-05T16:40:00Z">
        <w:r w:rsidR="00A173AB">
          <w:rPr>
            <w:rFonts w:ascii="Minion Pro" w:hAnsi="Minion Pro"/>
            <w:sz w:val="22"/>
            <w:szCs w:val="22"/>
          </w:rPr>
          <w:t>provide the false certainty on which to base a</w:t>
        </w:r>
      </w:ins>
      <w:r w:rsidRPr="00F57636">
        <w:rPr>
          <w:rFonts w:ascii="Minion Pro" w:hAnsi="Minion Pro"/>
          <w:sz w:val="22"/>
          <w:szCs w:val="22"/>
        </w:rPr>
        <w:t xml:space="preserve"> single, unambiguous scenario for the order in which mycorrhizal associations are acquired, especially not when multiple states are reconstructed with similarly large posterior probabilities at deep nodes (as was the case). Given the number of fungal groups and the differences and similarities among these with respect to the types of mycorrhizal associations they participate in, we expected there to be distinct paths along which repertoires of association have evolved. Interrogation and visualisation of the </w:t>
      </w:r>
      <w:r w:rsidRPr="00F57636">
        <w:rPr>
          <w:rFonts w:ascii="Minion Pro" w:hAnsi="Minion Pro"/>
          <w:i/>
          <w:sz w:val="22"/>
          <w:szCs w:val="22"/>
        </w:rPr>
        <w:t>Q</w:t>
      </w:r>
      <w:r w:rsidRPr="00F57636">
        <w:rPr>
          <w:rFonts w:ascii="Minion Pro" w:hAnsi="Minion Pro"/>
          <w:sz w:val="22"/>
          <w:szCs w:val="22"/>
        </w:rPr>
        <w:t xml:space="preserve"> matrix showed that, broadly, two such paths appear to exist: one where various permutations of association with Glomeromycota and Mucoromycotina </w:t>
      </w:r>
      <w:r w:rsidRPr="00F57636">
        <w:rPr>
          <w:rFonts w:ascii="Minion Pro" w:hAnsi="Minion Pro"/>
          <w:sz w:val="22"/>
          <w:szCs w:val="22"/>
        </w:rPr>
        <w:commentReference w:id="356"/>
      </w:r>
      <w:r w:rsidRPr="00F57636">
        <w:rPr>
          <w:rFonts w:ascii="Minion Pro" w:hAnsi="Minion Pro"/>
          <w:sz w:val="22"/>
          <w:szCs w:val="22"/>
        </w:rPr>
        <w:t>are gained and lost, and another that traverses Ascomycota, Basidiomycota in addition to Glomeromycota. However, which of these paths was taken first was not yet evident.</w:t>
      </w:r>
    </w:p>
    <w:p w14:paraId="389744E8" w14:textId="77777777" w:rsidR="00B55F25" w:rsidRPr="00F57636" w:rsidRDefault="00B55F25" w:rsidP="00B55F25">
      <w:pPr>
        <w:spacing w:line="288" w:lineRule="auto"/>
        <w:rPr>
          <w:rFonts w:ascii="Minion Pro" w:hAnsi="Minion Pro"/>
          <w:sz w:val="22"/>
          <w:szCs w:val="22"/>
        </w:rPr>
      </w:pPr>
    </w:p>
    <w:p w14:paraId="1E3B5019" w14:textId="77777777" w:rsidR="00B55F25" w:rsidRPr="00F57636" w:rsidRDefault="00B55F25" w:rsidP="00B55F25">
      <w:pPr>
        <w:spacing w:line="288" w:lineRule="auto"/>
        <w:rPr>
          <w:rFonts w:ascii="Minion Pro" w:hAnsi="Minion Pro"/>
          <w:sz w:val="22"/>
          <w:szCs w:val="22"/>
        </w:rPr>
      </w:pPr>
      <w:r w:rsidRPr="00F57636">
        <w:rPr>
          <w:rFonts w:ascii="Minion Pro" w:hAnsi="Minion Pro"/>
          <w:sz w:val="22"/>
          <w:szCs w:val="22"/>
        </w:rPr>
        <w:lastRenderedPageBreak/>
        <w:t xml:space="preserve">We therefore constructed explicit hypothesis tests to distinguish between various plausible scenarios. To do so, in addition to the assumptions affecting the </w:t>
      </w:r>
      <w:r w:rsidRPr="00F57636">
        <w:rPr>
          <w:rFonts w:ascii="Minion Pro" w:hAnsi="Minion Pro"/>
          <w:i/>
          <w:sz w:val="22"/>
          <w:szCs w:val="22"/>
        </w:rPr>
        <w:t>Q</w:t>
      </w:r>
      <w:r w:rsidRPr="00F57636">
        <w:rPr>
          <w:rFonts w:ascii="Minion Pro" w:hAnsi="Minion Pro"/>
          <w:sz w:val="22"/>
          <w:szCs w:val="22"/>
        </w:rPr>
        <w:t xml:space="preserve"> matrix outlined above, we further constrained our analyses to require the absence of any mycorrhizal association on the root node, </w:t>
      </w:r>
      <w:commentRangeStart w:id="357"/>
      <w:commentRangeStart w:id="358"/>
      <w:r w:rsidRPr="00F57636">
        <w:rPr>
          <w:rFonts w:ascii="Minion Pro" w:hAnsi="Minion Pro"/>
          <w:sz w:val="22"/>
          <w:szCs w:val="22"/>
        </w:rPr>
        <w:t>and then tested which initial gain was best supported by the data</w:t>
      </w:r>
      <w:commentRangeEnd w:id="358"/>
      <w:r w:rsidR="00A173AB">
        <w:rPr>
          <w:rStyle w:val="Verwijzingopmerking"/>
          <w:rFonts w:asciiTheme="minorHAnsi" w:hAnsiTheme="minorHAnsi" w:cstheme="minorBidi"/>
          <w:lang w:val="nl-NL" w:eastAsia="nl-NL"/>
        </w:rPr>
        <w:commentReference w:id="358"/>
      </w:r>
      <w:r w:rsidRPr="00F57636">
        <w:rPr>
          <w:rFonts w:ascii="Minion Pro" w:hAnsi="Minion Pro"/>
          <w:sz w:val="22"/>
          <w:szCs w:val="22"/>
        </w:rPr>
        <w:t>.</w:t>
      </w:r>
      <w:commentRangeEnd w:id="357"/>
      <w:r w:rsidR="008B1ED1" w:rsidRPr="00F57636">
        <w:rPr>
          <w:rStyle w:val="Verwijzingopmerking"/>
          <w:rFonts w:asciiTheme="minorHAnsi" w:hAnsiTheme="minorHAnsi" w:cstheme="minorBidi"/>
          <w:lang w:eastAsia="nl-NL"/>
        </w:rPr>
        <w:commentReference w:id="357"/>
      </w:r>
      <w:r w:rsidRPr="00F57636">
        <w:rPr>
          <w:rFonts w:ascii="Minion Pro" w:hAnsi="Minion Pro"/>
          <w:sz w:val="22"/>
          <w:szCs w:val="22"/>
        </w:rPr>
        <w:t xml:space="preserve"> To quantify this, we estimated the marginal likelihood of the model where the root is constrained to have no association but without any additional constraints on the order in which subsequent associations are acquired (beyond the general assumptions already discussed), and compared this with models where, respectively, each of the initial gains of a single fungal group is disallowed. The logic here is that disallowing the initial shift that best fits the data will result in the marginal likelihood that differs most significantly from the less-constrained model.</w:t>
      </w:r>
    </w:p>
    <w:p w14:paraId="647CA46C" w14:textId="77777777" w:rsidR="00B55F25" w:rsidRPr="00F57636" w:rsidRDefault="00B55F25" w:rsidP="00B55F25">
      <w:pPr>
        <w:spacing w:line="288" w:lineRule="auto"/>
        <w:rPr>
          <w:rFonts w:ascii="Minion Pro" w:hAnsi="Minion Pro"/>
          <w:sz w:val="22"/>
          <w:szCs w:val="22"/>
        </w:rPr>
      </w:pPr>
    </w:p>
    <w:p w14:paraId="75038A7B" w14:textId="25E3F26B" w:rsidR="00B55F25" w:rsidRPr="00F57636" w:rsidRDefault="00B55F25" w:rsidP="00B55F25">
      <w:pPr>
        <w:spacing w:line="288" w:lineRule="auto"/>
        <w:rPr>
          <w:rFonts w:ascii="Minion Pro" w:hAnsi="Minion Pro"/>
          <w:sz w:val="22"/>
          <w:szCs w:val="22"/>
        </w:rPr>
      </w:pPr>
      <w:r w:rsidRPr="00F57636">
        <w:rPr>
          <w:rFonts w:ascii="Minion Pro" w:hAnsi="Minion Pro"/>
          <w:sz w:val="22"/>
          <w:szCs w:val="22"/>
        </w:rPr>
        <w:t xml:space="preserve">Lastly, to place the expansion of repertoires of mycorrhizal association on a temporal axis, we placed the ancestral state reconstructions for the scenario where the root node has no mycorrhizal association in </w:t>
      </w:r>
      <w:commentRangeStart w:id="359"/>
      <w:commentRangeStart w:id="360"/>
      <w:r w:rsidRPr="00F57636">
        <w:rPr>
          <w:rFonts w:ascii="Minion Pro" w:hAnsi="Minion Pro"/>
          <w:sz w:val="22"/>
          <w:szCs w:val="22"/>
        </w:rPr>
        <w:t xml:space="preserve">bins </w:t>
      </w:r>
      <w:commentRangeEnd w:id="359"/>
      <w:r w:rsidR="00E73597" w:rsidRPr="00F57636">
        <w:rPr>
          <w:rStyle w:val="Verwijzingopmerking"/>
          <w:rFonts w:asciiTheme="minorHAnsi" w:hAnsiTheme="minorHAnsi" w:cstheme="minorBidi"/>
          <w:lang w:eastAsia="nl-NL"/>
        </w:rPr>
        <w:commentReference w:id="359"/>
      </w:r>
      <w:commentRangeEnd w:id="360"/>
      <w:r w:rsidR="009E497E">
        <w:rPr>
          <w:rStyle w:val="Verwijzingopmerking"/>
          <w:rFonts w:asciiTheme="minorHAnsi" w:hAnsiTheme="minorHAnsi" w:cstheme="minorBidi"/>
          <w:lang w:val="nl-NL" w:eastAsia="nl-NL"/>
        </w:rPr>
        <w:commentReference w:id="360"/>
      </w:r>
      <w:r w:rsidRPr="00F57636">
        <w:rPr>
          <w:rFonts w:ascii="Minion Pro" w:hAnsi="Minion Pro"/>
          <w:sz w:val="22"/>
          <w:szCs w:val="22"/>
        </w:rPr>
        <w:t>of 50 Myr to visualise these in a states-through-time plot</w:t>
      </w:r>
      <w:r w:rsidR="00397BD1" w:rsidRPr="00F57636">
        <w:rPr>
          <w:rFonts w:ascii="Minion Pro" w:hAnsi="Minion Pro"/>
          <w:sz w:val="22"/>
          <w:szCs w:val="22"/>
        </w:rPr>
        <w:t xml:space="preserve"> (Figure 3)</w:t>
      </w:r>
      <w:r w:rsidRPr="00F57636">
        <w:rPr>
          <w:rFonts w:ascii="Minion Pro" w:hAnsi="Minion Pro"/>
          <w:sz w:val="22"/>
          <w:szCs w:val="22"/>
        </w:rPr>
        <w:t>.</w:t>
      </w:r>
    </w:p>
    <w:p w14:paraId="413CBA11" w14:textId="77777777" w:rsidR="00901861" w:rsidRPr="00F57636" w:rsidRDefault="00901861" w:rsidP="00B55F25">
      <w:pPr>
        <w:spacing w:line="288" w:lineRule="auto"/>
        <w:rPr>
          <w:rFonts w:ascii="Minion Pro" w:hAnsi="Minion Pro"/>
          <w:sz w:val="22"/>
          <w:szCs w:val="22"/>
        </w:rPr>
      </w:pPr>
    </w:p>
    <w:p w14:paraId="6B274680" w14:textId="14AC941C" w:rsidR="009348E2" w:rsidRPr="00F57636" w:rsidRDefault="009348E2" w:rsidP="00B55F25">
      <w:pPr>
        <w:spacing w:line="288" w:lineRule="auto"/>
        <w:rPr>
          <w:rFonts w:ascii="Minion Pro" w:hAnsi="Minion Pro"/>
          <w:b/>
          <w:sz w:val="22"/>
          <w:szCs w:val="22"/>
        </w:rPr>
      </w:pPr>
      <w:r w:rsidRPr="00F57636">
        <w:rPr>
          <w:rFonts w:ascii="Minion Pro" w:hAnsi="Minion Pro"/>
          <w:b/>
          <w:sz w:val="22"/>
          <w:szCs w:val="22"/>
        </w:rPr>
        <w:t>References</w:t>
      </w:r>
    </w:p>
    <w:p w14:paraId="5CC88BEB" w14:textId="593109D8" w:rsidR="009348E2" w:rsidRPr="00F57636" w:rsidRDefault="00D77EF5" w:rsidP="00B55F25">
      <w:pPr>
        <w:spacing w:line="288" w:lineRule="auto"/>
        <w:rPr>
          <w:rFonts w:ascii="Minion Pro" w:hAnsi="Minion Pro"/>
          <w:sz w:val="22"/>
          <w:szCs w:val="22"/>
        </w:rPr>
      </w:pPr>
      <w:r w:rsidRPr="00D77EF5">
        <w:rPr>
          <w:rFonts w:ascii="Minion Pro" w:hAnsi="Minion Pro"/>
          <w:sz w:val="22"/>
          <w:szCs w:val="22"/>
          <w:highlight w:val="yellow"/>
        </w:rPr>
        <w:t>[</w:t>
      </w:r>
      <w:proofErr w:type="gramStart"/>
      <w:r w:rsidRPr="00D77EF5">
        <w:rPr>
          <w:rFonts w:ascii="Minion Pro" w:hAnsi="Minion Pro"/>
          <w:sz w:val="22"/>
          <w:szCs w:val="22"/>
          <w:highlight w:val="yellow"/>
        </w:rPr>
        <w:t>to</w:t>
      </w:r>
      <w:proofErr w:type="gramEnd"/>
      <w:r w:rsidRPr="00D77EF5">
        <w:rPr>
          <w:rFonts w:ascii="Minion Pro" w:hAnsi="Minion Pro"/>
          <w:sz w:val="22"/>
          <w:szCs w:val="22"/>
          <w:highlight w:val="yellow"/>
        </w:rPr>
        <w:t xml:space="preserve"> be added]</w:t>
      </w:r>
    </w:p>
    <w:p w14:paraId="51BAEAC0" w14:textId="77777777" w:rsidR="00901861" w:rsidRPr="00F57636" w:rsidRDefault="00901861" w:rsidP="00B55F25">
      <w:pPr>
        <w:spacing w:line="288" w:lineRule="auto"/>
        <w:rPr>
          <w:rFonts w:ascii="Minion Pro" w:hAnsi="Minion Pro"/>
          <w:sz w:val="22"/>
          <w:szCs w:val="22"/>
        </w:rPr>
      </w:pPr>
    </w:p>
    <w:p w14:paraId="610D7DB9" w14:textId="77777777" w:rsidR="00901861" w:rsidRPr="00F57636" w:rsidRDefault="00901861" w:rsidP="00901861">
      <w:pPr>
        <w:spacing w:line="288" w:lineRule="auto"/>
        <w:rPr>
          <w:rFonts w:ascii="Minion Pro" w:hAnsi="Minion Pro"/>
          <w:b/>
          <w:sz w:val="22"/>
          <w:szCs w:val="22"/>
        </w:rPr>
      </w:pPr>
      <w:r w:rsidRPr="00F57636">
        <w:rPr>
          <w:rFonts w:ascii="Minion Pro" w:hAnsi="Minion Pro"/>
          <w:b/>
          <w:sz w:val="22"/>
          <w:szCs w:val="22"/>
        </w:rPr>
        <w:t>Acknowledgements</w:t>
      </w:r>
    </w:p>
    <w:p w14:paraId="5D9D1E23" w14:textId="0FF963F0" w:rsidR="00901861" w:rsidRPr="00F57636" w:rsidRDefault="00901861" w:rsidP="00901861">
      <w:pPr>
        <w:spacing w:line="288" w:lineRule="auto"/>
        <w:rPr>
          <w:rFonts w:ascii="Minion Pro" w:hAnsi="Minion Pro"/>
          <w:sz w:val="22"/>
          <w:szCs w:val="22"/>
        </w:rPr>
      </w:pPr>
      <w:r w:rsidRPr="00F57636">
        <w:rPr>
          <w:rFonts w:ascii="Minion Pro" w:hAnsi="Minion Pro"/>
          <w:sz w:val="22"/>
          <w:szCs w:val="22"/>
        </w:rPr>
        <w:t xml:space="preserve">We thank M. </w:t>
      </w:r>
      <w:proofErr w:type="spellStart"/>
      <w:r w:rsidRPr="00F57636">
        <w:rPr>
          <w:rFonts w:ascii="Minion Pro" w:hAnsi="Minion Pro"/>
          <w:sz w:val="22"/>
          <w:szCs w:val="22"/>
        </w:rPr>
        <w:t>Bidartondo</w:t>
      </w:r>
      <w:proofErr w:type="spellEnd"/>
      <w:r w:rsidRPr="00F57636">
        <w:rPr>
          <w:rFonts w:ascii="Minion Pro" w:hAnsi="Minion Pro"/>
          <w:sz w:val="22"/>
          <w:szCs w:val="22"/>
        </w:rPr>
        <w:t xml:space="preserve"> for advice with data compilation, </w:t>
      </w:r>
      <w:commentRangeStart w:id="361"/>
      <w:commentRangeStart w:id="362"/>
      <w:r w:rsidRPr="00F57636">
        <w:rPr>
          <w:rFonts w:ascii="Minion Pro" w:hAnsi="Minion Pro"/>
          <w:sz w:val="22"/>
          <w:szCs w:val="22"/>
        </w:rPr>
        <w:t xml:space="preserve">A. Meade </w:t>
      </w:r>
      <w:commentRangeEnd w:id="362"/>
      <w:r w:rsidR="00244414">
        <w:rPr>
          <w:rStyle w:val="Verwijzingopmerking"/>
          <w:rFonts w:asciiTheme="minorHAnsi" w:hAnsiTheme="minorHAnsi" w:cstheme="minorBidi"/>
          <w:lang w:val="nl-NL" w:eastAsia="nl-NL"/>
        </w:rPr>
        <w:commentReference w:id="362"/>
      </w:r>
      <w:r w:rsidRPr="00F57636">
        <w:rPr>
          <w:rFonts w:ascii="Minion Pro" w:hAnsi="Minion Pro"/>
          <w:sz w:val="22"/>
          <w:szCs w:val="22"/>
        </w:rPr>
        <w:t xml:space="preserve">for help with </w:t>
      </w:r>
      <w:proofErr w:type="spellStart"/>
      <w:r w:rsidRPr="00F57636">
        <w:rPr>
          <w:rFonts w:ascii="Minion Pro" w:hAnsi="Minion Pro"/>
          <w:sz w:val="22"/>
          <w:szCs w:val="22"/>
        </w:rPr>
        <w:t>BayesTraits</w:t>
      </w:r>
      <w:commentRangeEnd w:id="361"/>
      <w:proofErr w:type="spellEnd"/>
      <w:r w:rsidR="00D77EF5">
        <w:rPr>
          <w:rStyle w:val="Verwijzingopmerking"/>
          <w:rFonts w:asciiTheme="minorHAnsi" w:hAnsiTheme="minorHAnsi" w:cstheme="minorBidi"/>
          <w:lang w:val="nl-NL" w:eastAsia="nl-NL"/>
        </w:rPr>
        <w:commentReference w:id="361"/>
      </w:r>
      <w:r w:rsidRPr="00F57636">
        <w:rPr>
          <w:rFonts w:ascii="Minion Pro" w:hAnsi="Minion Pro"/>
          <w:sz w:val="22"/>
          <w:szCs w:val="22"/>
        </w:rPr>
        <w:t xml:space="preserve">, and </w:t>
      </w:r>
      <w:commentRangeStart w:id="363"/>
      <w:r w:rsidR="00D77EF5">
        <w:rPr>
          <w:rFonts w:ascii="Minion Pro" w:hAnsi="Minion Pro"/>
          <w:sz w:val="22"/>
          <w:szCs w:val="22"/>
        </w:rPr>
        <w:t>XXX</w:t>
      </w:r>
      <w:r w:rsidRPr="00F57636">
        <w:rPr>
          <w:rFonts w:ascii="Minion Pro" w:hAnsi="Minion Pro"/>
          <w:sz w:val="22"/>
          <w:szCs w:val="22"/>
        </w:rPr>
        <w:t xml:space="preserve"> </w:t>
      </w:r>
      <w:commentRangeEnd w:id="363"/>
      <w:r w:rsidR="00D77EF5">
        <w:rPr>
          <w:rStyle w:val="Verwijzingopmerking"/>
          <w:rFonts w:asciiTheme="minorHAnsi" w:hAnsiTheme="minorHAnsi" w:cstheme="minorBidi"/>
          <w:lang w:val="nl-NL" w:eastAsia="nl-NL"/>
        </w:rPr>
        <w:commentReference w:id="363"/>
      </w:r>
      <w:r w:rsidRPr="00F57636">
        <w:rPr>
          <w:rFonts w:ascii="Minion Pro" w:hAnsi="Minion Pro"/>
          <w:sz w:val="22"/>
          <w:szCs w:val="22"/>
        </w:rPr>
        <w:t xml:space="preserve">for </w:t>
      </w:r>
      <w:r w:rsidR="006B0950">
        <w:rPr>
          <w:rFonts w:ascii="Minion Pro" w:hAnsi="Minion Pro"/>
          <w:sz w:val="22"/>
          <w:szCs w:val="22"/>
        </w:rPr>
        <w:t>valuable comments</w:t>
      </w:r>
      <w:r w:rsidRPr="00F57636">
        <w:rPr>
          <w:rFonts w:ascii="Minion Pro" w:hAnsi="Minion Pro"/>
          <w:sz w:val="22"/>
          <w:szCs w:val="22"/>
        </w:rPr>
        <w:t xml:space="preserve"> on previous versions of the manuscript. </w:t>
      </w:r>
    </w:p>
    <w:p w14:paraId="6F9A0F2F" w14:textId="77777777" w:rsidR="00901861" w:rsidRPr="00F57636" w:rsidRDefault="00901861" w:rsidP="00901861">
      <w:pPr>
        <w:spacing w:line="288" w:lineRule="auto"/>
        <w:rPr>
          <w:rFonts w:ascii="Minion Pro" w:hAnsi="Minion Pro"/>
          <w:b/>
          <w:sz w:val="22"/>
          <w:szCs w:val="22"/>
        </w:rPr>
      </w:pPr>
    </w:p>
    <w:p w14:paraId="0445828D" w14:textId="77777777" w:rsidR="00901861" w:rsidRPr="00F57636" w:rsidRDefault="00901861" w:rsidP="00901861">
      <w:pPr>
        <w:spacing w:line="288" w:lineRule="auto"/>
        <w:rPr>
          <w:rFonts w:ascii="Minion Pro" w:hAnsi="Minion Pro"/>
          <w:b/>
          <w:sz w:val="22"/>
          <w:szCs w:val="22"/>
        </w:rPr>
      </w:pPr>
      <w:r w:rsidRPr="00F57636">
        <w:rPr>
          <w:rFonts w:ascii="Minion Pro" w:hAnsi="Minion Pro"/>
          <w:b/>
          <w:sz w:val="22"/>
          <w:szCs w:val="22"/>
        </w:rPr>
        <w:t>Author contributions</w:t>
      </w:r>
    </w:p>
    <w:p w14:paraId="79AE1417" w14:textId="77777777" w:rsidR="00901861" w:rsidRPr="00F57636" w:rsidRDefault="00901861" w:rsidP="00901861">
      <w:pPr>
        <w:spacing w:line="288" w:lineRule="auto"/>
        <w:rPr>
          <w:rFonts w:ascii="Minion Pro" w:hAnsi="Minion Pro"/>
          <w:sz w:val="22"/>
          <w:szCs w:val="22"/>
        </w:rPr>
      </w:pPr>
      <w:r w:rsidRPr="00F57636">
        <w:rPr>
          <w:rFonts w:ascii="Minion Pro" w:hAnsi="Minion Pro"/>
          <w:sz w:val="22"/>
          <w:szCs w:val="22"/>
        </w:rPr>
        <w:t xml:space="preserve">V.S.F.T.M initiated and supervised the project. F.A.F. compiled the data with input from J.N. F.A.F and R.AV. </w:t>
      </w:r>
      <w:proofErr w:type="gramStart"/>
      <w:r w:rsidRPr="00F57636">
        <w:rPr>
          <w:rFonts w:ascii="Minion Pro" w:hAnsi="Minion Pro"/>
          <w:sz w:val="22"/>
          <w:szCs w:val="22"/>
        </w:rPr>
        <w:t>performed</w:t>
      </w:r>
      <w:proofErr w:type="gramEnd"/>
      <w:r w:rsidRPr="00F57636">
        <w:rPr>
          <w:rFonts w:ascii="Minion Pro" w:hAnsi="Minion Pro"/>
          <w:sz w:val="22"/>
          <w:szCs w:val="22"/>
        </w:rPr>
        <w:t xml:space="preserve"> the analyses. All authors wrote the manuscript. </w:t>
      </w:r>
    </w:p>
    <w:p w14:paraId="541FBFCA" w14:textId="77777777" w:rsidR="00901861" w:rsidRPr="00F57636" w:rsidRDefault="00901861" w:rsidP="00B55F25">
      <w:pPr>
        <w:spacing w:line="288" w:lineRule="auto"/>
        <w:rPr>
          <w:rFonts w:ascii="Minion Pro" w:hAnsi="Minion Pro"/>
          <w:sz w:val="22"/>
          <w:szCs w:val="22"/>
        </w:rPr>
      </w:pPr>
    </w:p>
    <w:p w14:paraId="0EDB1E04" w14:textId="77777777" w:rsidR="004032EC" w:rsidRPr="00F57636" w:rsidRDefault="004032EC" w:rsidP="004032EC">
      <w:pPr>
        <w:spacing w:line="288" w:lineRule="auto"/>
        <w:rPr>
          <w:rFonts w:ascii="Minion Pro" w:hAnsi="Minion Pro"/>
          <w:sz w:val="22"/>
          <w:szCs w:val="22"/>
        </w:rPr>
      </w:pPr>
    </w:p>
    <w:p w14:paraId="2828B318" w14:textId="77777777" w:rsidR="004032EC" w:rsidRPr="00F57636" w:rsidRDefault="004032EC" w:rsidP="00372A03">
      <w:pPr>
        <w:spacing w:line="288" w:lineRule="auto"/>
        <w:rPr>
          <w:rFonts w:ascii="Minion Pro" w:hAnsi="Minion Pro"/>
          <w:sz w:val="22"/>
          <w:szCs w:val="22"/>
        </w:rPr>
      </w:pPr>
    </w:p>
    <w:p w14:paraId="09B5CE0E" w14:textId="1E798A2F" w:rsidR="005F065C" w:rsidRPr="00F57636" w:rsidRDefault="005D242B" w:rsidP="005D242B">
      <w:pPr>
        <w:spacing w:line="288" w:lineRule="auto"/>
        <w:jc w:val="center"/>
        <w:rPr>
          <w:rFonts w:ascii="Minion Pro" w:hAnsi="Minion Pro"/>
          <w:sz w:val="22"/>
          <w:szCs w:val="22"/>
        </w:rPr>
      </w:pPr>
      <w:r w:rsidRPr="00F57636">
        <w:rPr>
          <w:rFonts w:ascii="Minion Pro" w:hAnsi="Minion Pro"/>
          <w:noProof/>
          <w:sz w:val="22"/>
          <w:szCs w:val="22"/>
          <w:lang w:val="en-US" w:eastAsia="nl-NL"/>
        </w:rPr>
        <w:lastRenderedPageBreak/>
        <w:drawing>
          <wp:inline distT="0" distB="0" distL="0" distR="0" wp14:anchorId="2983DA60" wp14:editId="6B46FD81">
            <wp:extent cx="5095028" cy="3804528"/>
            <wp:effectExtent l="0" t="0" r="0" b="0"/>
            <wp:docPr id="5" name="Afbeelding 5" descr="Macintosh HD:Users:vincent:Dropbox:Papers:Frida:Mbasal_mod1.bt.rescaled.nex.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cent:Dropbox:Papers:Frida:Mbasal_mod1.bt.rescaled.nex.ms.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24" cy="3804823"/>
                    </a:xfrm>
                    <a:prstGeom prst="rect">
                      <a:avLst/>
                    </a:prstGeom>
                    <a:noFill/>
                    <a:ln>
                      <a:noFill/>
                    </a:ln>
                  </pic:spPr>
                </pic:pic>
              </a:graphicData>
            </a:graphic>
          </wp:inline>
        </w:drawing>
      </w:r>
    </w:p>
    <w:p w14:paraId="19CFEF89" w14:textId="61CA7DFA" w:rsidR="00541B86" w:rsidRPr="00F57636" w:rsidRDefault="005F065C" w:rsidP="00541B86">
      <w:pPr>
        <w:spacing w:line="288" w:lineRule="auto"/>
        <w:rPr>
          <w:rFonts w:ascii="Minion Pro" w:hAnsi="Minion Pro"/>
          <w:sz w:val="22"/>
          <w:szCs w:val="22"/>
        </w:rPr>
      </w:pPr>
      <w:commentRangeStart w:id="364"/>
      <w:commentRangeStart w:id="365"/>
      <w:proofErr w:type="gramStart"/>
      <w:r w:rsidRPr="00F57636">
        <w:rPr>
          <w:rFonts w:ascii="Minion Pro" w:hAnsi="Minion Pro"/>
          <w:b/>
          <w:sz w:val="22"/>
          <w:szCs w:val="22"/>
        </w:rPr>
        <w:t>Fig</w:t>
      </w:r>
      <w:r w:rsidR="00541B86" w:rsidRPr="00F57636">
        <w:rPr>
          <w:rFonts w:ascii="Minion Pro" w:hAnsi="Minion Pro"/>
          <w:b/>
          <w:sz w:val="22"/>
          <w:szCs w:val="22"/>
        </w:rPr>
        <w:t>ure</w:t>
      </w:r>
      <w:r w:rsidRPr="00F57636">
        <w:rPr>
          <w:rFonts w:ascii="Minion Pro" w:hAnsi="Minion Pro"/>
          <w:b/>
          <w:sz w:val="22"/>
          <w:szCs w:val="22"/>
        </w:rPr>
        <w:t xml:space="preserve"> </w:t>
      </w:r>
      <w:commentRangeEnd w:id="364"/>
      <w:r w:rsidR="00815BD3" w:rsidRPr="00F57636">
        <w:rPr>
          <w:rStyle w:val="Verwijzingopmerking"/>
          <w:rFonts w:asciiTheme="minorHAnsi" w:hAnsiTheme="minorHAnsi" w:cstheme="minorBidi"/>
          <w:lang w:eastAsia="nl-NL"/>
        </w:rPr>
        <w:commentReference w:id="364"/>
      </w:r>
      <w:commentRangeEnd w:id="365"/>
      <w:r w:rsidR="00004D2B">
        <w:rPr>
          <w:rStyle w:val="Verwijzingopmerking"/>
          <w:rFonts w:asciiTheme="minorHAnsi" w:hAnsiTheme="minorHAnsi" w:cstheme="minorBidi"/>
          <w:lang w:val="nl-NL" w:eastAsia="nl-NL"/>
        </w:rPr>
        <w:commentReference w:id="365"/>
      </w:r>
      <w:r w:rsidRPr="00F57636">
        <w:rPr>
          <w:rFonts w:ascii="Minion Pro" w:hAnsi="Minion Pro"/>
          <w:b/>
          <w:sz w:val="22"/>
          <w:szCs w:val="22"/>
        </w:rPr>
        <w:t>1</w:t>
      </w:r>
      <w:r w:rsidR="00541B86" w:rsidRPr="00F57636">
        <w:rPr>
          <w:rFonts w:ascii="Minion Pro" w:hAnsi="Minion Pro"/>
          <w:b/>
          <w:sz w:val="22"/>
          <w:szCs w:val="22"/>
        </w:rPr>
        <w:t xml:space="preserve"> |</w:t>
      </w:r>
      <w:r w:rsidRPr="00F57636">
        <w:rPr>
          <w:rFonts w:ascii="Minion Pro" w:hAnsi="Minion Pro"/>
          <w:sz w:val="22"/>
          <w:szCs w:val="22"/>
        </w:rPr>
        <w:t xml:space="preserve"> </w:t>
      </w:r>
      <w:r w:rsidR="003502B6" w:rsidRPr="00F57636">
        <w:rPr>
          <w:rFonts w:ascii="Minion Pro" w:hAnsi="Minion Pro"/>
          <w:b/>
          <w:bCs/>
          <w:sz w:val="22"/>
          <w:szCs w:val="22"/>
        </w:rPr>
        <w:t xml:space="preserve">Evolution of </w:t>
      </w:r>
      <w:r w:rsidR="000362FC" w:rsidRPr="00F57636">
        <w:rPr>
          <w:rFonts w:ascii="Minion Pro" w:hAnsi="Minion Pro"/>
          <w:b/>
          <w:bCs/>
          <w:sz w:val="22"/>
          <w:szCs w:val="22"/>
        </w:rPr>
        <w:t>mycorrhizal associations</w:t>
      </w:r>
      <w:r w:rsidR="003502B6" w:rsidRPr="00F57636">
        <w:rPr>
          <w:rFonts w:ascii="Minion Pro" w:hAnsi="Minion Pro"/>
          <w:b/>
          <w:bCs/>
          <w:sz w:val="22"/>
          <w:szCs w:val="22"/>
        </w:rPr>
        <w:t xml:space="preserve"> in </w:t>
      </w:r>
      <w:r w:rsidR="000362FC" w:rsidRPr="00F57636">
        <w:rPr>
          <w:rFonts w:ascii="Minion Pro" w:hAnsi="Minion Pro"/>
          <w:b/>
          <w:bCs/>
          <w:sz w:val="22"/>
          <w:szCs w:val="22"/>
        </w:rPr>
        <w:t>land plants</w:t>
      </w:r>
      <w:r w:rsidR="003502B6" w:rsidRPr="00F57636">
        <w:rPr>
          <w:rFonts w:ascii="Minion Pro" w:hAnsi="Minion Pro"/>
          <w:b/>
          <w:bCs/>
          <w:sz w:val="22"/>
          <w:szCs w:val="22"/>
        </w:rPr>
        <w:t>.</w:t>
      </w:r>
      <w:proofErr w:type="gramEnd"/>
      <w:r w:rsidR="003502B6" w:rsidRPr="00F57636">
        <w:rPr>
          <w:rFonts w:ascii="Minion Pro" w:hAnsi="Minion Pro"/>
          <w:b/>
          <w:bCs/>
          <w:sz w:val="22"/>
          <w:szCs w:val="22"/>
        </w:rPr>
        <w:t xml:space="preserve"> </w:t>
      </w:r>
      <w:proofErr w:type="gramStart"/>
      <w:r w:rsidR="00805147" w:rsidRPr="00F57636">
        <w:rPr>
          <w:rFonts w:ascii="Minion Pro" w:hAnsi="Minion Pro"/>
          <w:sz w:val="22"/>
          <w:szCs w:val="22"/>
        </w:rPr>
        <w:t>Chronogram</w:t>
      </w:r>
      <w:r w:rsidR="003502B6" w:rsidRPr="00F57636">
        <w:rPr>
          <w:rFonts w:ascii="Minion Pro" w:hAnsi="Minion Pro"/>
          <w:sz w:val="22"/>
          <w:szCs w:val="22"/>
        </w:rPr>
        <w:t xml:space="preserve"> showing the </w:t>
      </w:r>
      <w:r w:rsidR="00541B86" w:rsidRPr="00F57636">
        <w:rPr>
          <w:rFonts w:ascii="Minion Pro" w:hAnsi="Minion Pro"/>
          <w:sz w:val="22"/>
          <w:szCs w:val="22"/>
        </w:rPr>
        <w:t xml:space="preserve">ancestral state reconstructions of mycorrhizal associations </w:t>
      </w:r>
      <w:r w:rsidR="003502B6" w:rsidRPr="00F57636">
        <w:rPr>
          <w:rFonts w:ascii="Minion Pro" w:hAnsi="Minion Pro"/>
          <w:sz w:val="22"/>
          <w:szCs w:val="22"/>
        </w:rPr>
        <w:t xml:space="preserve">in </w:t>
      </w:r>
      <w:r w:rsidR="00541B86" w:rsidRPr="00F57636">
        <w:rPr>
          <w:rFonts w:ascii="Minion Pro" w:hAnsi="Minion Pro"/>
          <w:sz w:val="22"/>
          <w:szCs w:val="22"/>
        </w:rPr>
        <w:t>land plants</w:t>
      </w:r>
      <w:r w:rsidR="003502B6" w:rsidRPr="00F57636">
        <w:rPr>
          <w:rFonts w:ascii="Minion Pro" w:hAnsi="Minion Pro"/>
          <w:sz w:val="22"/>
          <w:szCs w:val="22"/>
        </w:rPr>
        <w:t xml:space="preserve"> (</w:t>
      </w:r>
      <w:r w:rsidR="003502B6" w:rsidRPr="00F57636">
        <w:rPr>
          <w:rFonts w:ascii="Minion Pro" w:hAnsi="Minion Pro"/>
          <w:i/>
          <w:iCs/>
          <w:sz w:val="22"/>
          <w:szCs w:val="22"/>
        </w:rPr>
        <w:t xml:space="preserve">n </w:t>
      </w:r>
      <w:r w:rsidR="003502B6" w:rsidRPr="00F57636">
        <w:rPr>
          <w:rFonts w:ascii="Minion Pro" w:hAnsi="Minion Pro"/>
          <w:sz w:val="22"/>
          <w:szCs w:val="22"/>
        </w:rPr>
        <w:t xml:space="preserve">= </w:t>
      </w:r>
      <w:r w:rsidR="000362FC" w:rsidRPr="00F57636">
        <w:rPr>
          <w:rFonts w:ascii="Minion Pro" w:hAnsi="Minion Pro"/>
          <w:sz w:val="22"/>
          <w:szCs w:val="22"/>
          <w:highlight w:val="yellow"/>
        </w:rPr>
        <w:t>xxx</w:t>
      </w:r>
      <w:r w:rsidR="003502B6" w:rsidRPr="00F57636">
        <w:rPr>
          <w:rFonts w:ascii="Minion Pro" w:hAnsi="Minion Pro"/>
          <w:sz w:val="22"/>
          <w:szCs w:val="22"/>
        </w:rPr>
        <w:t xml:space="preserve"> species) using</w:t>
      </w:r>
      <w:r w:rsidR="00541B86" w:rsidRPr="00F57636">
        <w:rPr>
          <w:rFonts w:ascii="Minion Pro" w:hAnsi="Minion Pro"/>
          <w:sz w:val="22"/>
          <w:szCs w:val="22"/>
        </w:rPr>
        <w:t xml:space="preserve"> a phylogenetic hypothesis in which liverworts are the sister group </w:t>
      </w:r>
      <w:r w:rsidR="00A70202" w:rsidRPr="00F57636">
        <w:rPr>
          <w:rFonts w:ascii="Minion Pro" w:hAnsi="Minion Pro"/>
          <w:sz w:val="22"/>
          <w:szCs w:val="22"/>
        </w:rPr>
        <w:t>of</w:t>
      </w:r>
      <w:r w:rsidR="00541B86" w:rsidRPr="00F57636">
        <w:rPr>
          <w:rFonts w:ascii="Minion Pro" w:hAnsi="Minion Pro"/>
          <w:sz w:val="22"/>
          <w:szCs w:val="22"/>
        </w:rPr>
        <w:t xml:space="preserve"> all other land plant species</w:t>
      </w:r>
      <w:r w:rsidR="003502B6" w:rsidRPr="00F57636">
        <w:rPr>
          <w:rFonts w:ascii="Minion Pro" w:hAnsi="Minion Pro"/>
          <w:sz w:val="22"/>
          <w:szCs w:val="22"/>
        </w:rPr>
        <w:t>.</w:t>
      </w:r>
      <w:proofErr w:type="gramEnd"/>
      <w:r w:rsidR="003502B6" w:rsidRPr="00F57636">
        <w:rPr>
          <w:rFonts w:ascii="Minion Pro" w:hAnsi="Minion Pro"/>
          <w:sz w:val="22"/>
          <w:szCs w:val="22"/>
        </w:rPr>
        <w:t xml:space="preserve"> </w:t>
      </w:r>
      <w:r w:rsidR="008F24BD" w:rsidRPr="00F57636">
        <w:rPr>
          <w:rFonts w:ascii="Minion Pro" w:hAnsi="Minion Pro"/>
          <w:sz w:val="22"/>
          <w:szCs w:val="22"/>
        </w:rPr>
        <w:t xml:space="preserve">Branches are coloured according to the most probable state of their ancestral nodes. </w:t>
      </w:r>
      <w:r w:rsidR="00541B86" w:rsidRPr="00F57636">
        <w:rPr>
          <w:rFonts w:ascii="Minion Pro" w:hAnsi="Minion Pro"/>
          <w:sz w:val="22"/>
          <w:szCs w:val="22"/>
        </w:rPr>
        <w:t xml:space="preserve">Main plant lineages are marked with black nodes. </w:t>
      </w:r>
      <w:r w:rsidR="003502B6" w:rsidRPr="00F57636">
        <w:rPr>
          <w:rFonts w:ascii="Minion Pro" w:hAnsi="Minion Pro"/>
          <w:sz w:val="22"/>
          <w:szCs w:val="22"/>
        </w:rPr>
        <w:t xml:space="preserve">The silhouettes of representative </w:t>
      </w:r>
      <w:r w:rsidR="00541B86" w:rsidRPr="00F57636">
        <w:rPr>
          <w:rFonts w:ascii="Minion Pro" w:hAnsi="Minion Pro"/>
          <w:sz w:val="22"/>
          <w:szCs w:val="22"/>
        </w:rPr>
        <w:t xml:space="preserve">plants illustrate the main land plant clades. Branch lengths represent time in million years. Bar is xx million years. </w:t>
      </w:r>
    </w:p>
    <w:p w14:paraId="2D0F5AF1" w14:textId="62C92E95" w:rsidR="005F065C" w:rsidRPr="00F57636" w:rsidRDefault="005F065C" w:rsidP="005F065C">
      <w:pPr>
        <w:spacing w:line="288" w:lineRule="auto"/>
        <w:rPr>
          <w:rFonts w:ascii="Minion Pro" w:hAnsi="Minion Pro"/>
          <w:sz w:val="22"/>
          <w:szCs w:val="22"/>
        </w:rPr>
      </w:pPr>
    </w:p>
    <w:p w14:paraId="0F29DF5A" w14:textId="77777777" w:rsidR="00541B86" w:rsidRPr="00F57636" w:rsidRDefault="00541B86" w:rsidP="005F065C">
      <w:pPr>
        <w:spacing w:line="288" w:lineRule="auto"/>
        <w:rPr>
          <w:rFonts w:ascii="Minion Pro" w:hAnsi="Minion Pro"/>
          <w:sz w:val="22"/>
          <w:szCs w:val="22"/>
        </w:rPr>
      </w:pPr>
    </w:p>
    <w:p w14:paraId="499374DD" w14:textId="77777777" w:rsidR="00374361" w:rsidRPr="00F57636" w:rsidRDefault="00374361" w:rsidP="00372A03">
      <w:pPr>
        <w:spacing w:line="288" w:lineRule="auto"/>
        <w:rPr>
          <w:rFonts w:ascii="Minion Pro" w:hAnsi="Minion Pro"/>
          <w:sz w:val="22"/>
          <w:szCs w:val="22"/>
        </w:rPr>
      </w:pPr>
    </w:p>
    <w:p w14:paraId="048F2DDC" w14:textId="721E08A8" w:rsidR="000A2926" w:rsidRPr="00F57636" w:rsidRDefault="000A2926" w:rsidP="005F065C">
      <w:pPr>
        <w:spacing w:line="288" w:lineRule="auto"/>
        <w:jc w:val="center"/>
        <w:rPr>
          <w:rFonts w:ascii="Minion Pro" w:hAnsi="Minion Pro"/>
          <w:sz w:val="22"/>
          <w:szCs w:val="22"/>
        </w:rPr>
      </w:pPr>
    </w:p>
    <w:p w14:paraId="06E2A90E" w14:textId="77777777" w:rsidR="0014282B" w:rsidRDefault="0014282B" w:rsidP="0014282B">
      <w:pPr>
        <w:spacing w:line="288" w:lineRule="auto"/>
        <w:jc w:val="center"/>
        <w:rPr>
          <w:rFonts w:ascii="Minion Pro" w:hAnsi="Minion Pro"/>
          <w:b/>
          <w:sz w:val="22"/>
          <w:szCs w:val="22"/>
        </w:rPr>
      </w:pPr>
      <w:r>
        <w:rPr>
          <w:rFonts w:ascii="Minion Pro" w:hAnsi="Minion Pro"/>
          <w:b/>
          <w:noProof/>
          <w:sz w:val="22"/>
          <w:szCs w:val="22"/>
          <w:lang w:val="en-US" w:eastAsia="nl-NL"/>
        </w:rPr>
        <w:lastRenderedPageBreak/>
        <w:drawing>
          <wp:inline distT="0" distB="0" distL="0" distR="0" wp14:anchorId="5DE82A18" wp14:editId="0279577C">
            <wp:extent cx="4517689" cy="4003148"/>
            <wp:effectExtent l="0" t="0" r="3810" b="10160"/>
            <wp:docPr id="6" name="Afbeelding 6" descr="Macintosh HD:Users:vincent:Dropbox:Papers:Frida:Figures:Untitled 3:Untitled 3.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ncent:Dropbox:Papers:Frida:Figures:Untitled 3:Untitled 3.00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689" cy="4003148"/>
                    </a:xfrm>
                    <a:prstGeom prst="rect">
                      <a:avLst/>
                    </a:prstGeom>
                    <a:noFill/>
                    <a:ln>
                      <a:noFill/>
                    </a:ln>
                  </pic:spPr>
                </pic:pic>
              </a:graphicData>
            </a:graphic>
          </wp:inline>
        </w:drawing>
      </w:r>
    </w:p>
    <w:p w14:paraId="0F2E7AFF" w14:textId="407C4577" w:rsidR="00EB0907" w:rsidRPr="00F57636" w:rsidRDefault="00541B86" w:rsidP="0014282B">
      <w:pPr>
        <w:spacing w:line="288" w:lineRule="auto"/>
        <w:rPr>
          <w:rFonts w:ascii="Minion Pro" w:hAnsi="Minion Pro" w:cstheme="minorBidi"/>
          <w:sz w:val="22"/>
          <w:szCs w:val="22"/>
          <w:lang w:eastAsia="nl-NL"/>
        </w:rPr>
      </w:pPr>
      <w:r w:rsidRPr="00F57636">
        <w:rPr>
          <w:rFonts w:ascii="Minion Pro" w:hAnsi="Minion Pro"/>
          <w:b/>
          <w:sz w:val="22"/>
          <w:szCs w:val="22"/>
        </w:rPr>
        <w:t>Figure</w:t>
      </w:r>
      <w:r w:rsidR="005F065C" w:rsidRPr="00F57636">
        <w:rPr>
          <w:rFonts w:ascii="Minion Pro" w:hAnsi="Minion Pro"/>
          <w:b/>
          <w:sz w:val="22"/>
          <w:szCs w:val="22"/>
        </w:rPr>
        <w:t xml:space="preserve"> 2</w:t>
      </w:r>
      <w:r w:rsidRPr="00F57636">
        <w:rPr>
          <w:rFonts w:ascii="Minion Pro" w:hAnsi="Minion Pro"/>
          <w:b/>
          <w:sz w:val="22"/>
          <w:szCs w:val="22"/>
        </w:rPr>
        <w:t xml:space="preserve"> |</w:t>
      </w:r>
      <w:r w:rsidR="005F065C" w:rsidRPr="00F57636">
        <w:rPr>
          <w:rFonts w:ascii="Minion Pro" w:hAnsi="Minion Pro"/>
          <w:sz w:val="22"/>
          <w:szCs w:val="22"/>
        </w:rPr>
        <w:t xml:space="preserve"> </w:t>
      </w:r>
      <w:r w:rsidR="00C66B58" w:rsidRPr="00F57636">
        <w:rPr>
          <w:rFonts w:ascii="Minion Pro" w:hAnsi="Minion Pro"/>
          <w:b/>
          <w:sz w:val="22"/>
          <w:szCs w:val="22"/>
        </w:rPr>
        <w:t>Transitions</w:t>
      </w:r>
      <w:r w:rsidR="0061680D" w:rsidRPr="00F57636">
        <w:rPr>
          <w:rFonts w:ascii="Minion Pro" w:hAnsi="Minion Pro"/>
          <w:b/>
          <w:sz w:val="22"/>
          <w:szCs w:val="22"/>
        </w:rPr>
        <w:t xml:space="preserve"> </w:t>
      </w:r>
      <w:r w:rsidR="004F34EB" w:rsidRPr="00F57636">
        <w:rPr>
          <w:rFonts w:ascii="Minion Pro" w:hAnsi="Minion Pro"/>
          <w:b/>
          <w:sz w:val="22"/>
          <w:szCs w:val="22"/>
        </w:rPr>
        <w:t>of</w:t>
      </w:r>
      <w:r w:rsidR="0061680D" w:rsidRPr="00F57636">
        <w:rPr>
          <w:rFonts w:ascii="Minion Pro" w:hAnsi="Minion Pro"/>
          <w:b/>
          <w:sz w:val="22"/>
          <w:szCs w:val="22"/>
        </w:rPr>
        <w:t xml:space="preserve"> mycorrhizal associations </w:t>
      </w:r>
      <w:r w:rsidR="00FA1F0A" w:rsidRPr="00F57636">
        <w:rPr>
          <w:rFonts w:ascii="Minion Pro" w:hAnsi="Minion Pro"/>
          <w:b/>
          <w:sz w:val="22"/>
          <w:szCs w:val="22"/>
        </w:rPr>
        <w:t>in</w:t>
      </w:r>
      <w:r w:rsidR="0061680D" w:rsidRPr="00F57636">
        <w:rPr>
          <w:rFonts w:ascii="Minion Pro" w:hAnsi="Minion Pro"/>
          <w:b/>
          <w:sz w:val="22"/>
          <w:szCs w:val="22"/>
        </w:rPr>
        <w:t xml:space="preserve"> land plant evolution. </w:t>
      </w:r>
      <w:proofErr w:type="gramStart"/>
      <w:r w:rsidR="00E63C67" w:rsidRPr="00F57636">
        <w:rPr>
          <w:rFonts w:ascii="Minion Pro" w:hAnsi="Minion Pro"/>
          <w:sz w:val="22"/>
          <w:szCs w:val="22"/>
        </w:rPr>
        <w:t>Frequency of transitions between different repertoires of mycorrhizal association as optimised on our phylogeny</w:t>
      </w:r>
      <w:r w:rsidR="0061680D" w:rsidRPr="00F57636">
        <w:rPr>
          <w:rFonts w:ascii="Minion Pro" w:hAnsi="Minion Pro"/>
          <w:sz w:val="22"/>
          <w:szCs w:val="22"/>
        </w:rPr>
        <w:t xml:space="preserve"> (Fig. 1).</w:t>
      </w:r>
      <w:proofErr w:type="gramEnd"/>
      <w:r w:rsidR="0061680D" w:rsidRPr="00F57636">
        <w:rPr>
          <w:rFonts w:ascii="Minion Pro" w:hAnsi="Minion Pro"/>
          <w:sz w:val="22"/>
          <w:szCs w:val="22"/>
        </w:rPr>
        <w:t xml:space="preserve"> </w:t>
      </w:r>
      <w:r w:rsidR="00EB0907" w:rsidRPr="00F57636">
        <w:rPr>
          <w:rFonts w:ascii="Minion Pro" w:hAnsi="Minion Pro" w:cstheme="minorBidi"/>
          <w:sz w:val="22"/>
          <w:szCs w:val="22"/>
          <w:lang w:eastAsia="nl-NL"/>
        </w:rPr>
        <w:t>The band size for each state (labe</w:t>
      </w:r>
      <w:r w:rsidR="00FA1F0A" w:rsidRPr="00F57636">
        <w:rPr>
          <w:rFonts w:ascii="Minion Pro" w:hAnsi="Minion Pro" w:cstheme="minorBidi"/>
          <w:sz w:val="22"/>
          <w:szCs w:val="22"/>
          <w:lang w:eastAsia="nl-NL"/>
        </w:rPr>
        <w:t>l</w:t>
      </w:r>
      <w:r w:rsidR="00EB0907" w:rsidRPr="00F57636">
        <w:rPr>
          <w:rFonts w:ascii="Minion Pro" w:hAnsi="Minion Pro" w:cstheme="minorBidi"/>
          <w:sz w:val="22"/>
          <w:szCs w:val="22"/>
          <w:lang w:eastAsia="nl-NL"/>
        </w:rPr>
        <w:t xml:space="preserve">led next to the bands) </w:t>
      </w:r>
      <w:r w:rsidR="00C66B58" w:rsidRPr="00F57636">
        <w:rPr>
          <w:rFonts w:ascii="Minion Pro" w:hAnsi="Minion Pro" w:cstheme="minorBidi"/>
          <w:sz w:val="22"/>
          <w:szCs w:val="22"/>
          <w:lang w:eastAsia="nl-NL"/>
        </w:rPr>
        <w:t>represents the number of transitions from that state</w:t>
      </w:r>
      <w:r w:rsidR="00EB0907" w:rsidRPr="00F57636">
        <w:rPr>
          <w:rFonts w:ascii="Minion Pro" w:hAnsi="Minion Pro" w:cstheme="minorBidi"/>
          <w:sz w:val="22"/>
          <w:szCs w:val="22"/>
          <w:lang w:eastAsia="nl-NL"/>
        </w:rPr>
        <w:t xml:space="preserve"> proportional to the </w:t>
      </w:r>
      <w:r w:rsidR="00C66B58" w:rsidRPr="00F57636">
        <w:rPr>
          <w:rFonts w:ascii="Minion Pro" w:hAnsi="Minion Pro" w:cstheme="minorBidi"/>
          <w:sz w:val="22"/>
          <w:szCs w:val="22"/>
          <w:lang w:eastAsia="nl-NL"/>
        </w:rPr>
        <w:t xml:space="preserve">total </w:t>
      </w:r>
      <w:r w:rsidR="00EB0907" w:rsidRPr="00F57636">
        <w:rPr>
          <w:rFonts w:ascii="Minion Pro" w:hAnsi="Minion Pro" w:cstheme="minorBidi"/>
          <w:sz w:val="22"/>
          <w:szCs w:val="22"/>
          <w:lang w:eastAsia="nl-NL"/>
        </w:rPr>
        <w:t xml:space="preserve">number of </w:t>
      </w:r>
      <w:r w:rsidR="00C66B58" w:rsidRPr="00F57636">
        <w:rPr>
          <w:rFonts w:ascii="Minion Pro" w:hAnsi="Minion Pro" w:cstheme="minorBidi"/>
          <w:sz w:val="22"/>
          <w:szCs w:val="22"/>
          <w:lang w:eastAsia="nl-NL"/>
        </w:rPr>
        <w:t>reconstructed transitions</w:t>
      </w:r>
      <w:r w:rsidR="00EB0907" w:rsidRPr="00F57636">
        <w:rPr>
          <w:rFonts w:ascii="Minion Pro" w:hAnsi="Minion Pro" w:cstheme="minorBidi"/>
          <w:sz w:val="22"/>
          <w:szCs w:val="22"/>
          <w:lang w:eastAsia="nl-NL"/>
        </w:rPr>
        <w:t xml:space="preserve">; and the width of the ribbons is proportional to the numbers of </w:t>
      </w:r>
      <w:r w:rsidR="00FA1F0A" w:rsidRPr="00F57636">
        <w:rPr>
          <w:rFonts w:ascii="Minion Pro" w:hAnsi="Minion Pro" w:cstheme="minorBidi"/>
          <w:sz w:val="22"/>
          <w:szCs w:val="22"/>
          <w:lang w:eastAsia="nl-NL"/>
        </w:rPr>
        <w:t>transitions</w:t>
      </w:r>
      <w:r w:rsidR="006477CC" w:rsidRPr="00F57636">
        <w:rPr>
          <w:rFonts w:ascii="Minion Pro" w:hAnsi="Minion Pro" w:cstheme="minorBidi"/>
          <w:sz w:val="22"/>
          <w:szCs w:val="22"/>
          <w:lang w:eastAsia="nl-NL"/>
        </w:rPr>
        <w:t xml:space="preserve"> starting</w:t>
      </w:r>
      <w:r w:rsidR="00FA1F0A" w:rsidRPr="00F57636">
        <w:rPr>
          <w:rFonts w:ascii="Minion Pro" w:hAnsi="Minion Pro" w:cstheme="minorBidi"/>
          <w:sz w:val="22"/>
          <w:szCs w:val="22"/>
          <w:lang w:eastAsia="nl-NL"/>
        </w:rPr>
        <w:t xml:space="preserve"> from that </w:t>
      </w:r>
      <w:r w:rsidR="00C3682C" w:rsidRPr="00F57636">
        <w:rPr>
          <w:rFonts w:ascii="Minion Pro" w:hAnsi="Minion Pro" w:cstheme="minorBidi"/>
          <w:sz w:val="22"/>
          <w:szCs w:val="22"/>
          <w:lang w:eastAsia="nl-NL"/>
        </w:rPr>
        <w:t>state</w:t>
      </w:r>
      <w:r w:rsidR="00FA1F0A" w:rsidRPr="00F57636">
        <w:rPr>
          <w:rFonts w:ascii="Minion Pro" w:hAnsi="Minion Pro" w:cstheme="minorBidi"/>
          <w:sz w:val="22"/>
          <w:szCs w:val="22"/>
          <w:lang w:eastAsia="nl-NL"/>
        </w:rPr>
        <w:t>.</w:t>
      </w:r>
    </w:p>
    <w:p w14:paraId="2646BF4E" w14:textId="0325E4A3" w:rsidR="005F065C" w:rsidRPr="00F57636" w:rsidRDefault="00C66B58" w:rsidP="00C66B58">
      <w:pPr>
        <w:rPr>
          <w:rFonts w:ascii="Minion Pro" w:hAnsi="Minion Pro"/>
          <w:sz w:val="22"/>
          <w:szCs w:val="22"/>
        </w:rPr>
      </w:pPr>
      <w:r w:rsidRPr="00F57636">
        <w:rPr>
          <w:rFonts w:ascii="Minion Pro" w:hAnsi="Minion Pro"/>
          <w:sz w:val="22"/>
          <w:szCs w:val="22"/>
        </w:rPr>
        <w:br w:type="page"/>
      </w:r>
    </w:p>
    <w:p w14:paraId="03DEFE1C" w14:textId="5FC0F7C3" w:rsidR="000A2926" w:rsidRPr="00F57636" w:rsidRDefault="00C66B58" w:rsidP="00C66B58">
      <w:pPr>
        <w:spacing w:line="288" w:lineRule="auto"/>
        <w:rPr>
          <w:rFonts w:ascii="Minion Pro" w:hAnsi="Minion Pro"/>
          <w:sz w:val="22"/>
          <w:szCs w:val="22"/>
        </w:rPr>
      </w:pPr>
      <w:r w:rsidRPr="00F57636">
        <w:rPr>
          <w:rFonts w:ascii="Minion Pro" w:hAnsi="Minion Pro"/>
          <w:noProof/>
          <w:sz w:val="22"/>
          <w:szCs w:val="22"/>
          <w:lang w:val="en-US" w:eastAsia="nl-NL"/>
        </w:rPr>
        <w:lastRenderedPageBreak/>
        <w:drawing>
          <wp:inline distT="0" distB="0" distL="0" distR="0" wp14:anchorId="4DC658FC" wp14:editId="6E79E6B7">
            <wp:extent cx="5745480" cy="4062730"/>
            <wp:effectExtent l="0" t="0" r="0" b="1270"/>
            <wp:docPr id="2" name="Picture 2" descr="../../../Desktop/StatesThroughTime-bin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tatesThroughTime-bin5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4062730"/>
                    </a:xfrm>
                    <a:prstGeom prst="rect">
                      <a:avLst/>
                    </a:prstGeom>
                    <a:noFill/>
                    <a:ln>
                      <a:noFill/>
                    </a:ln>
                  </pic:spPr>
                </pic:pic>
              </a:graphicData>
            </a:graphic>
          </wp:inline>
        </w:drawing>
      </w:r>
    </w:p>
    <w:p w14:paraId="70F83289" w14:textId="2BC9E386" w:rsidR="005F065C" w:rsidRPr="00F57636" w:rsidRDefault="005F065C" w:rsidP="00112AE0">
      <w:pPr>
        <w:spacing w:line="288" w:lineRule="auto"/>
        <w:rPr>
          <w:rFonts w:ascii="Minion Pro" w:hAnsi="Minion Pro"/>
          <w:sz w:val="22"/>
          <w:szCs w:val="22"/>
        </w:rPr>
      </w:pPr>
      <w:proofErr w:type="gramStart"/>
      <w:r w:rsidRPr="00F57636">
        <w:rPr>
          <w:rFonts w:ascii="Minion Pro" w:hAnsi="Minion Pro"/>
          <w:b/>
          <w:sz w:val="22"/>
          <w:szCs w:val="22"/>
        </w:rPr>
        <w:t>Fig</w:t>
      </w:r>
      <w:r w:rsidR="004F34EB" w:rsidRPr="00F57636">
        <w:rPr>
          <w:rFonts w:ascii="Minion Pro" w:hAnsi="Minion Pro"/>
          <w:b/>
          <w:sz w:val="22"/>
          <w:szCs w:val="22"/>
        </w:rPr>
        <w:t>ure</w:t>
      </w:r>
      <w:r w:rsidRPr="00F57636">
        <w:rPr>
          <w:rFonts w:ascii="Minion Pro" w:hAnsi="Minion Pro"/>
          <w:b/>
          <w:sz w:val="22"/>
          <w:szCs w:val="22"/>
        </w:rPr>
        <w:t xml:space="preserve"> 3</w:t>
      </w:r>
      <w:r w:rsidR="004F34EB" w:rsidRPr="00F57636">
        <w:rPr>
          <w:rFonts w:ascii="Minion Pro" w:hAnsi="Minion Pro"/>
          <w:b/>
          <w:sz w:val="22"/>
          <w:szCs w:val="22"/>
        </w:rPr>
        <w:t xml:space="preserve"> |</w:t>
      </w:r>
      <w:r w:rsidRPr="00F57636">
        <w:rPr>
          <w:rFonts w:ascii="Minion Pro" w:hAnsi="Minion Pro"/>
          <w:sz w:val="22"/>
          <w:szCs w:val="22"/>
        </w:rPr>
        <w:t xml:space="preserve"> </w:t>
      </w:r>
      <w:r w:rsidR="004F34EB" w:rsidRPr="00F57636">
        <w:rPr>
          <w:rFonts w:ascii="Minion Pro" w:hAnsi="Minion Pro"/>
          <w:b/>
          <w:sz w:val="22"/>
          <w:szCs w:val="22"/>
        </w:rPr>
        <w:t>Evolution of mycorrhizal association through time.</w:t>
      </w:r>
      <w:proofErr w:type="gramEnd"/>
      <w:r w:rsidR="004F34EB" w:rsidRPr="00F57636">
        <w:rPr>
          <w:rFonts w:ascii="Minion Pro" w:hAnsi="Minion Pro"/>
          <w:sz w:val="22"/>
          <w:szCs w:val="22"/>
        </w:rPr>
        <w:t xml:space="preserve"> </w:t>
      </w:r>
      <w:r w:rsidR="009348E2" w:rsidRPr="00F57636">
        <w:rPr>
          <w:rFonts w:ascii="Minion Pro" w:hAnsi="Minion Pro"/>
          <w:sz w:val="22"/>
          <w:szCs w:val="22"/>
        </w:rPr>
        <w:t xml:space="preserve">The proportion of </w:t>
      </w:r>
      <w:r w:rsidR="00DF3FD1" w:rsidRPr="00F57636">
        <w:rPr>
          <w:rFonts w:ascii="Minion Pro" w:hAnsi="Minion Pro"/>
          <w:sz w:val="22"/>
          <w:szCs w:val="22"/>
        </w:rPr>
        <w:t xml:space="preserve">each mycorrhizal </w:t>
      </w:r>
      <w:r w:rsidR="00112AE0" w:rsidRPr="00F57636">
        <w:rPr>
          <w:rFonts w:ascii="Minion Pro" w:hAnsi="Minion Pro"/>
          <w:sz w:val="22"/>
          <w:szCs w:val="22"/>
        </w:rPr>
        <w:t xml:space="preserve">state relative to the total number of </w:t>
      </w:r>
      <w:r w:rsidR="00DF3FD1" w:rsidRPr="00F57636">
        <w:rPr>
          <w:rFonts w:ascii="Minion Pro" w:hAnsi="Minion Pro"/>
          <w:sz w:val="22"/>
          <w:szCs w:val="22"/>
        </w:rPr>
        <w:t>branches</w:t>
      </w:r>
      <w:r w:rsidR="00112AE0" w:rsidRPr="00F57636">
        <w:rPr>
          <w:rFonts w:ascii="Minion Pro" w:hAnsi="Minion Pro"/>
          <w:sz w:val="22"/>
          <w:szCs w:val="22"/>
        </w:rPr>
        <w:t xml:space="preserve"> at that particular </w:t>
      </w:r>
      <w:r w:rsidR="00E73597" w:rsidRPr="00F57636">
        <w:rPr>
          <w:rFonts w:ascii="Minion Pro" w:hAnsi="Minion Pro"/>
          <w:sz w:val="22"/>
          <w:szCs w:val="22"/>
        </w:rPr>
        <w:t xml:space="preserve">point in </w:t>
      </w:r>
      <w:r w:rsidR="00112AE0" w:rsidRPr="00F57636">
        <w:rPr>
          <w:rFonts w:ascii="Minion Pro" w:hAnsi="Minion Pro"/>
          <w:sz w:val="22"/>
          <w:szCs w:val="22"/>
        </w:rPr>
        <w:t xml:space="preserve">time, </w:t>
      </w:r>
      <w:r w:rsidR="00DF3FD1" w:rsidRPr="00F57636">
        <w:rPr>
          <w:rFonts w:ascii="Minion Pro" w:hAnsi="Minion Pro"/>
          <w:sz w:val="22"/>
          <w:szCs w:val="22"/>
        </w:rPr>
        <w:t>sampled at</w:t>
      </w:r>
      <w:r w:rsidR="009348E2" w:rsidRPr="00F57636">
        <w:rPr>
          <w:rFonts w:ascii="Minion Pro" w:hAnsi="Minion Pro"/>
          <w:sz w:val="22"/>
          <w:szCs w:val="22"/>
        </w:rPr>
        <w:t xml:space="preserve"> 50 million year intervals</w:t>
      </w:r>
      <w:r w:rsidR="00112AE0" w:rsidRPr="00F57636">
        <w:rPr>
          <w:rFonts w:ascii="Minion Pro" w:hAnsi="Minion Pro"/>
          <w:sz w:val="22"/>
          <w:szCs w:val="22"/>
        </w:rPr>
        <w:t xml:space="preserve"> on our phylogeny with ancestral state reconstructions, where the root node </w:t>
      </w:r>
      <w:del w:id="366" w:author="Vos, R.A." w:date="2017-10-05T17:06:00Z">
        <w:r w:rsidR="00112AE0" w:rsidRPr="00F57636" w:rsidDel="00E6501B">
          <w:rPr>
            <w:rFonts w:ascii="Minion Pro" w:hAnsi="Minion Pro"/>
            <w:sz w:val="22"/>
            <w:szCs w:val="22"/>
          </w:rPr>
          <w:delText xml:space="preserve">has </w:delText>
        </w:r>
      </w:del>
      <w:ins w:id="367" w:author="Vos, R.A." w:date="2017-10-05T17:06:00Z">
        <w:r w:rsidR="00E6501B">
          <w:rPr>
            <w:rFonts w:ascii="Minion Pro" w:hAnsi="Minion Pro"/>
            <w:sz w:val="22"/>
            <w:szCs w:val="22"/>
          </w:rPr>
          <w:t>is constrained to have</w:t>
        </w:r>
        <w:r w:rsidR="00E6501B" w:rsidRPr="00F57636">
          <w:rPr>
            <w:rFonts w:ascii="Minion Pro" w:hAnsi="Minion Pro"/>
            <w:sz w:val="22"/>
            <w:szCs w:val="22"/>
          </w:rPr>
          <w:t xml:space="preserve"> </w:t>
        </w:r>
      </w:ins>
      <w:r w:rsidR="00112AE0" w:rsidRPr="00F57636">
        <w:rPr>
          <w:rFonts w:ascii="Minion Pro" w:hAnsi="Minion Pro"/>
          <w:sz w:val="22"/>
          <w:szCs w:val="22"/>
        </w:rPr>
        <w:t>no mycorrhizal association (Fig. 1).</w:t>
      </w:r>
      <w:r w:rsidR="009348E2" w:rsidRPr="00F57636">
        <w:rPr>
          <w:rFonts w:ascii="Minion Pro" w:hAnsi="Minion Pro"/>
          <w:sz w:val="22"/>
          <w:szCs w:val="22"/>
        </w:rPr>
        <w:t xml:space="preserve"> </w:t>
      </w:r>
      <w:commentRangeStart w:id="368"/>
      <w:r w:rsidR="00D93D75" w:rsidRPr="00F57636">
        <w:rPr>
          <w:rFonts w:ascii="Minion Pro" w:hAnsi="Minion Pro"/>
          <w:sz w:val="22"/>
          <w:szCs w:val="22"/>
          <w:highlight w:val="yellow"/>
        </w:rPr>
        <w:t>[</w:t>
      </w:r>
      <w:proofErr w:type="gramStart"/>
      <w:r w:rsidR="00D93D75" w:rsidRPr="00F57636">
        <w:rPr>
          <w:rFonts w:ascii="Minion Pro" w:hAnsi="Minion Pro"/>
          <w:sz w:val="22"/>
          <w:szCs w:val="22"/>
          <w:highlight w:val="yellow"/>
        </w:rPr>
        <w:t>label</w:t>
      </w:r>
      <w:proofErr w:type="gramEnd"/>
      <w:r w:rsidR="00D93D75" w:rsidRPr="00F57636">
        <w:rPr>
          <w:rFonts w:ascii="Minion Pro" w:hAnsi="Minion Pro"/>
          <w:sz w:val="22"/>
          <w:szCs w:val="22"/>
          <w:highlight w:val="yellow"/>
        </w:rPr>
        <w:t xml:space="preserve"> on Y-axis needed?]</w:t>
      </w:r>
      <w:commentRangeEnd w:id="368"/>
      <w:r w:rsidR="002258A4">
        <w:rPr>
          <w:rStyle w:val="Verwijzingopmerking"/>
          <w:rFonts w:asciiTheme="minorHAnsi" w:hAnsiTheme="minorHAnsi" w:cstheme="minorBidi"/>
          <w:lang w:val="nl-NL" w:eastAsia="nl-NL"/>
        </w:rPr>
        <w:commentReference w:id="368"/>
      </w:r>
    </w:p>
    <w:p w14:paraId="69D0FA52" w14:textId="77777777" w:rsidR="00805147" w:rsidRPr="00F57636" w:rsidRDefault="00805147" w:rsidP="00112AE0">
      <w:pPr>
        <w:spacing w:line="288" w:lineRule="auto"/>
        <w:rPr>
          <w:rFonts w:ascii="Minion Pro" w:hAnsi="Minion Pro"/>
          <w:sz w:val="22"/>
          <w:szCs w:val="22"/>
        </w:rPr>
      </w:pPr>
    </w:p>
    <w:p w14:paraId="029396DF" w14:textId="55B1C1BB" w:rsidR="00805147" w:rsidRPr="00F57636" w:rsidRDefault="00805147" w:rsidP="00112AE0">
      <w:pPr>
        <w:spacing w:line="288" w:lineRule="auto"/>
        <w:rPr>
          <w:rFonts w:ascii="Minion Pro" w:hAnsi="Minion Pro"/>
          <w:b/>
          <w:sz w:val="22"/>
          <w:szCs w:val="22"/>
        </w:rPr>
      </w:pPr>
      <w:r w:rsidRPr="00F57636">
        <w:rPr>
          <w:rFonts w:ascii="Minion Pro" w:hAnsi="Minion Pro"/>
          <w:b/>
          <w:sz w:val="22"/>
          <w:szCs w:val="22"/>
        </w:rPr>
        <w:t>Supplementary information</w:t>
      </w:r>
    </w:p>
    <w:p w14:paraId="3B8E1B15" w14:textId="77777777" w:rsidR="00805147" w:rsidRPr="00F57636" w:rsidRDefault="00805147" w:rsidP="00112AE0">
      <w:pPr>
        <w:spacing w:line="288" w:lineRule="auto"/>
        <w:rPr>
          <w:rFonts w:ascii="Minion Pro" w:hAnsi="Minion Pro"/>
          <w:b/>
          <w:sz w:val="22"/>
          <w:szCs w:val="22"/>
        </w:rPr>
      </w:pPr>
    </w:p>
    <w:p w14:paraId="46F7306C" w14:textId="094F5A30" w:rsidR="0014282B" w:rsidRDefault="0014282B" w:rsidP="0014282B">
      <w:pPr>
        <w:spacing w:line="288" w:lineRule="auto"/>
        <w:jc w:val="center"/>
        <w:rPr>
          <w:rFonts w:ascii="Minion Pro" w:hAnsi="Minion Pro"/>
          <w:b/>
          <w:sz w:val="22"/>
          <w:szCs w:val="22"/>
        </w:rPr>
      </w:pPr>
      <w:r>
        <w:rPr>
          <w:rFonts w:ascii="Minion Pro" w:hAnsi="Minion Pro"/>
          <w:b/>
          <w:noProof/>
          <w:sz w:val="22"/>
          <w:szCs w:val="22"/>
          <w:lang w:val="en-US" w:eastAsia="nl-NL"/>
        </w:rPr>
        <w:lastRenderedPageBreak/>
        <w:drawing>
          <wp:inline distT="0" distB="0" distL="0" distR="0" wp14:anchorId="4A6B2017" wp14:editId="4F0446D4">
            <wp:extent cx="4663419" cy="4460348"/>
            <wp:effectExtent l="0" t="0" r="10795" b="10160"/>
            <wp:docPr id="3" name="Afbeelding 3" descr="Macintosh HD:Users:vincent:Dropbox:Papers:Frida:Figures:Untitled 3:Untitled 3.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ncent:Dropbox:Papers:Frida:Figures:Untitled 3:Untitled 3.00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3419" cy="4460348"/>
                    </a:xfrm>
                    <a:prstGeom prst="rect">
                      <a:avLst/>
                    </a:prstGeom>
                    <a:noFill/>
                    <a:ln>
                      <a:noFill/>
                    </a:ln>
                  </pic:spPr>
                </pic:pic>
              </a:graphicData>
            </a:graphic>
          </wp:inline>
        </w:drawing>
      </w:r>
    </w:p>
    <w:p w14:paraId="1F61F941" w14:textId="082EC17A" w:rsidR="00805147" w:rsidRPr="00F57636" w:rsidRDefault="00805147" w:rsidP="00112AE0">
      <w:pPr>
        <w:spacing w:line="288" w:lineRule="auto"/>
        <w:rPr>
          <w:rFonts w:ascii="Minion Pro" w:hAnsi="Minion Pro"/>
          <w:b/>
          <w:sz w:val="22"/>
          <w:szCs w:val="22"/>
        </w:rPr>
      </w:pPr>
      <w:r w:rsidRPr="00F57636">
        <w:rPr>
          <w:rFonts w:ascii="Minion Pro" w:hAnsi="Minion Pro"/>
          <w:b/>
          <w:sz w:val="22"/>
          <w:szCs w:val="22"/>
        </w:rPr>
        <w:t>SI Figure 1 | XXX</w:t>
      </w:r>
    </w:p>
    <w:p w14:paraId="730FADDE" w14:textId="77777777" w:rsidR="00805147" w:rsidRPr="00F57636" w:rsidRDefault="00805147" w:rsidP="00112AE0">
      <w:pPr>
        <w:spacing w:line="288" w:lineRule="auto"/>
        <w:rPr>
          <w:rFonts w:ascii="Minion Pro" w:hAnsi="Minion Pro"/>
          <w:b/>
          <w:sz w:val="22"/>
          <w:szCs w:val="22"/>
        </w:rPr>
      </w:pPr>
    </w:p>
    <w:p w14:paraId="6D7B9E5D" w14:textId="15A376E4" w:rsidR="006B0950" w:rsidRDefault="006B0950" w:rsidP="00112AE0">
      <w:pPr>
        <w:spacing w:line="288" w:lineRule="auto"/>
        <w:rPr>
          <w:rFonts w:ascii="Minion Pro" w:hAnsi="Minion Pro"/>
          <w:b/>
          <w:sz w:val="22"/>
          <w:szCs w:val="22"/>
        </w:rPr>
      </w:pPr>
      <w:r>
        <w:rPr>
          <w:rFonts w:ascii="Minion Pro" w:hAnsi="Minion Pro"/>
          <w:b/>
          <w:noProof/>
          <w:sz w:val="22"/>
          <w:szCs w:val="22"/>
          <w:lang w:val="en-US" w:eastAsia="nl-NL"/>
        </w:rPr>
        <w:lastRenderedPageBreak/>
        <w:drawing>
          <wp:inline distT="0" distB="0" distL="0" distR="0" wp14:anchorId="35EA2ABE" wp14:editId="039F699E">
            <wp:extent cx="5745480" cy="5563870"/>
            <wp:effectExtent l="0" t="0" r="0" b="0"/>
            <wp:docPr id="1" name="Afbeelding 1" descr="Macintosh HD:Users:vincent:Dropbox:Papers:Frida:Figures:Mbasal_mod1.bt.rescaled.nex.sup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cent:Dropbox:Papers:Frida:Figures:Mbasal_mod1.bt.rescaled.nex.supp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5563870"/>
                    </a:xfrm>
                    <a:prstGeom prst="rect">
                      <a:avLst/>
                    </a:prstGeom>
                    <a:noFill/>
                    <a:ln>
                      <a:noFill/>
                    </a:ln>
                  </pic:spPr>
                </pic:pic>
              </a:graphicData>
            </a:graphic>
          </wp:inline>
        </w:drawing>
      </w:r>
    </w:p>
    <w:p w14:paraId="3A774E1F" w14:textId="77777777" w:rsidR="006B0950" w:rsidRDefault="006B0950" w:rsidP="00112AE0">
      <w:pPr>
        <w:spacing w:line="288" w:lineRule="auto"/>
        <w:rPr>
          <w:rFonts w:ascii="Minion Pro" w:hAnsi="Minion Pro"/>
          <w:b/>
          <w:sz w:val="22"/>
          <w:szCs w:val="22"/>
        </w:rPr>
      </w:pPr>
    </w:p>
    <w:p w14:paraId="111FFC4D" w14:textId="2426E107" w:rsidR="00805147" w:rsidRPr="00F57636" w:rsidRDefault="00805147" w:rsidP="00112AE0">
      <w:pPr>
        <w:spacing w:line="288" w:lineRule="auto"/>
        <w:rPr>
          <w:rFonts w:ascii="Minion Pro" w:hAnsi="Minion Pro"/>
          <w:sz w:val="22"/>
          <w:szCs w:val="22"/>
        </w:rPr>
      </w:pPr>
      <w:commentRangeStart w:id="369"/>
      <w:proofErr w:type="gramStart"/>
      <w:r w:rsidRPr="00F57636">
        <w:rPr>
          <w:rFonts w:ascii="Minion Pro" w:hAnsi="Minion Pro"/>
          <w:b/>
          <w:sz w:val="22"/>
          <w:szCs w:val="22"/>
        </w:rPr>
        <w:t xml:space="preserve">SI Figure 2 | </w:t>
      </w:r>
      <w:r w:rsidRPr="00F57636">
        <w:rPr>
          <w:rFonts w:ascii="Minion Pro" w:hAnsi="Minion Pro"/>
          <w:b/>
          <w:bCs/>
          <w:sz w:val="22"/>
          <w:szCs w:val="22"/>
        </w:rPr>
        <w:t>Ancestral state reconstruction of mycorrhizal associations in land plants.</w:t>
      </w:r>
      <w:proofErr w:type="gramEnd"/>
      <w:r w:rsidRPr="00F57636">
        <w:rPr>
          <w:rFonts w:ascii="Minion Pro" w:hAnsi="Minion Pro"/>
          <w:b/>
          <w:bCs/>
          <w:sz w:val="22"/>
          <w:szCs w:val="22"/>
        </w:rPr>
        <w:t xml:space="preserve"> </w:t>
      </w:r>
      <w:proofErr w:type="spellStart"/>
      <w:proofErr w:type="gramStart"/>
      <w:r w:rsidRPr="00F57636">
        <w:rPr>
          <w:rFonts w:ascii="Minion Pro" w:hAnsi="Minion Pro"/>
          <w:sz w:val="22"/>
          <w:szCs w:val="22"/>
        </w:rPr>
        <w:t>Cladogram</w:t>
      </w:r>
      <w:proofErr w:type="spellEnd"/>
      <w:r w:rsidRPr="00F57636">
        <w:rPr>
          <w:rFonts w:ascii="Minion Pro" w:hAnsi="Minion Pro"/>
          <w:sz w:val="22"/>
          <w:szCs w:val="22"/>
        </w:rPr>
        <w:t xml:space="preserve"> showing the ancestral state reconstructions of mycorrhizal associations in land plants (</w:t>
      </w:r>
      <w:r w:rsidRPr="00F57636">
        <w:rPr>
          <w:rFonts w:ascii="Minion Pro" w:hAnsi="Minion Pro"/>
          <w:i/>
          <w:iCs/>
          <w:sz w:val="22"/>
          <w:szCs w:val="22"/>
        </w:rPr>
        <w:t xml:space="preserve">n </w:t>
      </w:r>
      <w:r w:rsidRPr="00F57636">
        <w:rPr>
          <w:rFonts w:ascii="Minion Pro" w:hAnsi="Minion Pro"/>
          <w:sz w:val="22"/>
          <w:szCs w:val="22"/>
        </w:rPr>
        <w:t xml:space="preserve">= </w:t>
      </w:r>
      <w:r w:rsidRPr="00F57636">
        <w:rPr>
          <w:rFonts w:ascii="Minion Pro" w:hAnsi="Minion Pro"/>
          <w:sz w:val="22"/>
          <w:szCs w:val="22"/>
          <w:highlight w:val="yellow"/>
        </w:rPr>
        <w:t>xxx</w:t>
      </w:r>
      <w:r w:rsidRPr="00F57636">
        <w:rPr>
          <w:rFonts w:ascii="Minion Pro" w:hAnsi="Minion Pro"/>
          <w:sz w:val="22"/>
          <w:szCs w:val="22"/>
        </w:rPr>
        <w:t xml:space="preserve"> species) using a phylogenetic hypothesis in which liverworts are the sister group of all other land plant species.</w:t>
      </w:r>
      <w:proofErr w:type="gramEnd"/>
      <w:r w:rsidRPr="00F57636">
        <w:rPr>
          <w:rFonts w:ascii="Minion Pro" w:hAnsi="Minion Pro"/>
          <w:sz w:val="22"/>
          <w:szCs w:val="22"/>
        </w:rPr>
        <w:t xml:space="preserve"> Branches are coloured according to the most probable state of their ancestral nodes. Pie charts show the likelihood of the ancestral states for each node.  </w:t>
      </w:r>
      <w:commentRangeEnd w:id="369"/>
      <w:r w:rsidRPr="00F57636">
        <w:rPr>
          <w:rStyle w:val="Verwijzingopmerking"/>
          <w:rFonts w:asciiTheme="minorHAnsi" w:hAnsiTheme="minorHAnsi" w:cstheme="minorBidi"/>
          <w:lang w:eastAsia="nl-NL"/>
        </w:rPr>
        <w:commentReference w:id="369"/>
      </w:r>
    </w:p>
    <w:sectPr w:rsidR="00805147" w:rsidRPr="00F57636" w:rsidSect="0096127B">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Vos, R.A." w:date="2017-10-05T12:59:00Z" w:initials="VR">
    <w:p w14:paraId="77D79A02" w14:textId="0BE1ED19" w:rsidR="00EC685C" w:rsidRDefault="00EC685C">
      <w:pPr>
        <w:pStyle w:val="Tekstopmerking"/>
      </w:pPr>
      <w:ins w:id="3" w:author="Vos, R.A." w:date="2017-10-05T12:59:00Z">
        <w:r>
          <w:rPr>
            <w:rStyle w:val="Verwijzingopmerking"/>
          </w:rPr>
          <w:annotationRef/>
        </w:r>
      </w:ins>
      <w:r>
        <w:t>Of: “</w:t>
      </w:r>
      <w:proofErr w:type="spellStart"/>
      <w:r>
        <w:t>Transitions</w:t>
      </w:r>
      <w:proofErr w:type="spellEnd"/>
      <w:r>
        <w:t xml:space="preserve"> in…”</w:t>
      </w:r>
    </w:p>
  </w:comment>
  <w:comment w:id="5" w:author="Vincent Merckx" w:date="2017-08-24T18:02:00Z" w:initials="S.F.T.">
    <w:p w14:paraId="12B5DB88" w14:textId="36ABB1E5" w:rsidR="00EC685C" w:rsidRDefault="00EC685C">
      <w:pPr>
        <w:pStyle w:val="Tekstopmerking"/>
      </w:pPr>
      <w:r>
        <w:rPr>
          <w:rStyle w:val="Verwijzingopmerking"/>
        </w:rPr>
        <w:annotationRef/>
      </w:r>
      <w:proofErr w:type="spellStart"/>
      <w:r>
        <w:t>Should</w:t>
      </w:r>
      <w:proofErr w:type="spellEnd"/>
      <w:r>
        <w:t xml:space="preserve"> </w:t>
      </w:r>
      <w:proofErr w:type="spellStart"/>
      <w:r>
        <w:t>not</w:t>
      </w:r>
      <w:proofErr w:type="spellEnd"/>
      <w:r>
        <w:t xml:space="preserve"> </w:t>
      </w:r>
      <w:proofErr w:type="spellStart"/>
      <w:r>
        <w:t>contain</w:t>
      </w:r>
      <w:proofErr w:type="spellEnd"/>
      <w:r>
        <w:t xml:space="preserve"> a </w:t>
      </w:r>
      <w:proofErr w:type="spellStart"/>
      <w:r>
        <w:t>verb</w:t>
      </w:r>
      <w:proofErr w:type="spellEnd"/>
    </w:p>
  </w:comment>
  <w:comment w:id="21" w:author="Vos, R.A." w:date="2017-10-05T13:27:00Z" w:initials="VR">
    <w:p w14:paraId="737D0D39" w14:textId="6C2A1837" w:rsidR="00EC685C" w:rsidRDefault="00EC685C">
      <w:pPr>
        <w:pStyle w:val="Tekstopmerking"/>
      </w:pPr>
      <w:r>
        <w:rPr>
          <w:rStyle w:val="Verwijzingopmerking"/>
        </w:rPr>
        <w:annotationRef/>
      </w:r>
      <w:r>
        <w:t xml:space="preserve">Dit model wordt ook nog steeds aangehangen in die review in </w:t>
      </w:r>
      <w:proofErr w:type="spellStart"/>
      <w:r>
        <w:t>Current</w:t>
      </w:r>
      <w:proofErr w:type="spellEnd"/>
      <w:r>
        <w:t xml:space="preserve"> </w:t>
      </w:r>
      <w:proofErr w:type="spellStart"/>
      <w:r>
        <w:t>Biology</w:t>
      </w:r>
      <w:proofErr w:type="spellEnd"/>
      <w:r>
        <w:t xml:space="preserve">: </w:t>
      </w:r>
      <w:hyperlink r:id="rId1" w:history="1">
        <w:r w:rsidRPr="009B008B">
          <w:rPr>
            <w:rStyle w:val="Hyperlink"/>
          </w:rPr>
          <w:t>http://www.cell.com/current-biology/fulltext/S0960-9822(15)01000-3</w:t>
        </w:r>
      </w:hyperlink>
      <w:r>
        <w:t xml:space="preserve"> </w:t>
      </w:r>
    </w:p>
  </w:comment>
  <w:comment w:id="22" w:author="Feijen, Frida" w:date="2017-08-24T18:02:00Z" w:initials="FF">
    <w:p w14:paraId="31F328CE" w14:textId="5B602C48" w:rsidR="00EC685C" w:rsidRDefault="00EC685C">
      <w:pPr>
        <w:pStyle w:val="Tekstopmerking"/>
      </w:pPr>
      <w:r>
        <w:rPr>
          <w:rStyle w:val="Verwijzingopmerking"/>
        </w:rPr>
        <w:annotationRef/>
      </w:r>
      <w:r>
        <w:t>Dit klinkt een beetje alsof het om mycorrhiza soorten gaat.</w:t>
      </w:r>
    </w:p>
    <w:p w14:paraId="5EE6E807" w14:textId="0C01BCE2" w:rsidR="00EC685C" w:rsidRDefault="00EC685C">
      <w:pPr>
        <w:pStyle w:val="Tekstopmerking"/>
      </w:pPr>
      <w:r>
        <w:t>Voorstel:</w:t>
      </w:r>
    </w:p>
    <w:p w14:paraId="71AF9ADB" w14:textId="77777777" w:rsidR="00EC685C" w:rsidRDefault="00EC685C">
      <w:pPr>
        <w:pStyle w:val="Tekstopmerking"/>
      </w:pPr>
    </w:p>
    <w:p w14:paraId="78D4C8A1" w14:textId="508AC31B" w:rsidR="00EC685C" w:rsidRDefault="00EC685C">
      <w:pPr>
        <w:pStyle w:val="Tekstopmerking"/>
      </w:pPr>
      <w:proofErr w:type="spellStart"/>
      <w:r w:rsidRPr="00F57636">
        <w:rPr>
          <w:rFonts w:ascii="Minion Pro" w:hAnsi="Minion Pro"/>
          <w:b/>
          <w:sz w:val="22"/>
          <w:szCs w:val="22"/>
        </w:rPr>
        <w:t>Utilizing</w:t>
      </w:r>
      <w:proofErr w:type="spellEnd"/>
      <w:r w:rsidRPr="00F57636">
        <w:rPr>
          <w:rFonts w:ascii="Minion Pro" w:hAnsi="Minion Pro"/>
          <w:b/>
          <w:sz w:val="22"/>
          <w:szCs w:val="22"/>
        </w:rPr>
        <w:t xml:space="preserve"> a large species-level database of </w:t>
      </w:r>
      <w:proofErr w:type="spellStart"/>
      <w:r>
        <w:rPr>
          <w:rFonts w:ascii="Minion Pro" w:hAnsi="Minion Pro"/>
          <w:b/>
          <w:sz w:val="22"/>
          <w:szCs w:val="22"/>
        </w:rPr>
        <w:t>plants</w:t>
      </w:r>
      <w:proofErr w:type="spellEnd"/>
      <w:r>
        <w:rPr>
          <w:rFonts w:ascii="Minion Pro" w:hAnsi="Minion Pro"/>
          <w:b/>
          <w:sz w:val="22"/>
          <w:szCs w:val="22"/>
        </w:rPr>
        <w:t xml:space="preserve"> </w:t>
      </w:r>
      <w:proofErr w:type="spellStart"/>
      <w:r>
        <w:rPr>
          <w:rFonts w:ascii="Minion Pro" w:hAnsi="Minion Pro"/>
          <w:b/>
          <w:sz w:val="22"/>
          <w:szCs w:val="22"/>
        </w:rPr>
        <w:t>with</w:t>
      </w:r>
      <w:proofErr w:type="spellEnd"/>
      <w:r>
        <w:rPr>
          <w:rFonts w:ascii="Minion Pro" w:hAnsi="Minion Pro"/>
          <w:b/>
          <w:sz w:val="22"/>
          <w:szCs w:val="22"/>
        </w:rPr>
        <w:t xml:space="preserve"> </w:t>
      </w:r>
      <w:proofErr w:type="spellStart"/>
      <w:r>
        <w:rPr>
          <w:rFonts w:ascii="Minion Pro" w:hAnsi="Minion Pro"/>
          <w:b/>
          <w:sz w:val="22"/>
          <w:szCs w:val="22"/>
        </w:rPr>
        <w:t>their</w:t>
      </w:r>
      <w:proofErr w:type="spellEnd"/>
      <w:r>
        <w:rPr>
          <w:rFonts w:ascii="Minion Pro" w:hAnsi="Minion Pro"/>
          <w:b/>
          <w:sz w:val="22"/>
          <w:szCs w:val="22"/>
        </w:rPr>
        <w:t xml:space="preserve"> </w:t>
      </w:r>
      <w:r w:rsidRPr="00F57636">
        <w:rPr>
          <w:rFonts w:ascii="Minion Pro" w:hAnsi="Minion Pro"/>
          <w:b/>
          <w:sz w:val="22"/>
          <w:szCs w:val="22"/>
        </w:rPr>
        <w:t xml:space="preserve">mycorrhizal </w:t>
      </w:r>
      <w:proofErr w:type="spellStart"/>
      <w:r w:rsidRPr="00F57636">
        <w:rPr>
          <w:rFonts w:ascii="Minion Pro" w:hAnsi="Minion Pro"/>
          <w:b/>
          <w:sz w:val="22"/>
          <w:szCs w:val="22"/>
        </w:rPr>
        <w:t>associations</w:t>
      </w:r>
      <w:proofErr w:type="spellEnd"/>
      <w:r w:rsidRPr="00F57636">
        <w:rPr>
          <w:rFonts w:ascii="Minion Pro" w:hAnsi="Minion Pro"/>
          <w:b/>
          <w:sz w:val="22"/>
          <w:szCs w:val="22"/>
        </w:rPr>
        <w:t xml:space="preserve"> </w:t>
      </w:r>
      <w:r>
        <w:rPr>
          <w:rStyle w:val="Verwijzingopmerking"/>
        </w:rPr>
        <w:annotationRef/>
      </w:r>
      <w:proofErr w:type="spellStart"/>
      <w:r w:rsidRPr="00F57636">
        <w:rPr>
          <w:rFonts w:ascii="Minion Pro" w:hAnsi="Minion Pro"/>
          <w:b/>
          <w:sz w:val="22"/>
          <w:szCs w:val="22"/>
        </w:rPr>
        <w:t>and</w:t>
      </w:r>
      <w:proofErr w:type="spellEnd"/>
      <w:r w:rsidRPr="00F57636">
        <w:rPr>
          <w:rFonts w:ascii="Minion Pro" w:hAnsi="Minion Pro"/>
          <w:b/>
          <w:sz w:val="22"/>
          <w:szCs w:val="22"/>
        </w:rPr>
        <w:t xml:space="preserve"> a </w:t>
      </w:r>
      <w:proofErr w:type="spellStart"/>
      <w:r w:rsidRPr="00F57636">
        <w:rPr>
          <w:rFonts w:ascii="Minion Pro" w:hAnsi="Minion Pro"/>
          <w:b/>
          <w:sz w:val="22"/>
          <w:szCs w:val="22"/>
        </w:rPr>
        <w:t>Bayesian</w:t>
      </w:r>
      <w:proofErr w:type="spellEnd"/>
      <w:r w:rsidRPr="00F57636">
        <w:rPr>
          <w:rFonts w:ascii="Minion Pro" w:hAnsi="Minion Pro"/>
          <w:b/>
          <w:sz w:val="22"/>
          <w:szCs w:val="22"/>
        </w:rPr>
        <w:t xml:space="preserve"> approach </w:t>
      </w:r>
      <w:proofErr w:type="spellStart"/>
      <w:r w:rsidRPr="00F57636">
        <w:rPr>
          <w:rFonts w:ascii="Minion Pro" w:hAnsi="Minion Pro"/>
          <w:b/>
          <w:sz w:val="22"/>
          <w:szCs w:val="22"/>
        </w:rPr>
        <w:t>to</w:t>
      </w:r>
      <w:proofErr w:type="spellEnd"/>
      <w:r w:rsidRPr="00F57636">
        <w:rPr>
          <w:rFonts w:ascii="Minion Pro" w:hAnsi="Minion Pro"/>
          <w:b/>
          <w:sz w:val="22"/>
          <w:szCs w:val="22"/>
        </w:rPr>
        <w:t xml:space="preserve"> state </w:t>
      </w:r>
      <w:proofErr w:type="spellStart"/>
      <w:r w:rsidRPr="00F57636">
        <w:rPr>
          <w:rFonts w:ascii="Minion Pro" w:hAnsi="Minion Pro"/>
          <w:b/>
          <w:sz w:val="22"/>
          <w:szCs w:val="22"/>
        </w:rPr>
        <w:t>transition</w:t>
      </w:r>
      <w:proofErr w:type="spellEnd"/>
      <w:r w:rsidRPr="00F57636">
        <w:rPr>
          <w:rFonts w:ascii="Minion Pro" w:hAnsi="Minion Pro"/>
          <w:b/>
          <w:sz w:val="22"/>
          <w:szCs w:val="22"/>
        </w:rPr>
        <w:t xml:space="preserve"> </w:t>
      </w:r>
      <w:proofErr w:type="spellStart"/>
      <w:r w:rsidRPr="00F57636">
        <w:rPr>
          <w:rFonts w:ascii="Minion Pro" w:hAnsi="Minion Pro"/>
          <w:b/>
          <w:sz w:val="22"/>
          <w:szCs w:val="22"/>
        </w:rPr>
        <w:t>dynamics</w:t>
      </w:r>
      <w:proofErr w:type="spellEnd"/>
      <w:r w:rsidRPr="00F57636">
        <w:rPr>
          <w:rFonts w:ascii="Minion Pro" w:hAnsi="Minion Pro"/>
          <w:b/>
          <w:sz w:val="22"/>
          <w:szCs w:val="22"/>
        </w:rPr>
        <w:t xml:space="preserve"> we </w:t>
      </w:r>
      <w:proofErr w:type="spellStart"/>
      <w:r w:rsidRPr="00F57636">
        <w:rPr>
          <w:rFonts w:ascii="Minion Pro" w:hAnsi="Minion Pro"/>
          <w:b/>
          <w:sz w:val="22"/>
          <w:szCs w:val="22"/>
        </w:rPr>
        <w:t>here</w:t>
      </w:r>
      <w:proofErr w:type="spellEnd"/>
      <w:r w:rsidRPr="00F57636">
        <w:rPr>
          <w:rFonts w:ascii="Minion Pro" w:hAnsi="Minion Pro"/>
          <w:b/>
          <w:sz w:val="22"/>
          <w:szCs w:val="22"/>
        </w:rPr>
        <w:t xml:space="preserve"> show </w:t>
      </w:r>
      <w:proofErr w:type="spellStart"/>
      <w:r w:rsidRPr="00F57636">
        <w:rPr>
          <w:rFonts w:ascii="Minion Pro" w:hAnsi="Minion Pro"/>
          <w:b/>
          <w:sz w:val="22"/>
          <w:szCs w:val="22"/>
        </w:rPr>
        <w:t>that</w:t>
      </w:r>
      <w:proofErr w:type="spellEnd"/>
      <w:r w:rsidRPr="00F57636">
        <w:rPr>
          <w:rFonts w:ascii="Minion Pro" w:hAnsi="Minion Pro"/>
          <w:b/>
          <w:sz w:val="22"/>
          <w:szCs w:val="22"/>
        </w:rPr>
        <w:t xml:space="preserve"> the recruitment of Mucoromycotina is the </w:t>
      </w:r>
      <w:proofErr w:type="spellStart"/>
      <w:r w:rsidRPr="00F57636">
        <w:rPr>
          <w:rFonts w:ascii="Minion Pro" w:hAnsi="Minion Pro"/>
          <w:b/>
          <w:sz w:val="22"/>
          <w:szCs w:val="22"/>
        </w:rPr>
        <w:t>primary</w:t>
      </w:r>
      <w:proofErr w:type="spellEnd"/>
      <w:r w:rsidRPr="00F57636">
        <w:rPr>
          <w:rFonts w:ascii="Minion Pro" w:hAnsi="Minion Pro"/>
          <w:b/>
          <w:sz w:val="22"/>
          <w:szCs w:val="22"/>
        </w:rPr>
        <w:t xml:space="preserve"> </w:t>
      </w:r>
      <w:proofErr w:type="spellStart"/>
      <w:r w:rsidRPr="00F57636">
        <w:rPr>
          <w:rFonts w:ascii="Minion Pro" w:hAnsi="Minion Pro"/>
          <w:b/>
          <w:sz w:val="22"/>
          <w:szCs w:val="22"/>
        </w:rPr>
        <w:t>transition</w:t>
      </w:r>
      <w:proofErr w:type="spellEnd"/>
      <w:r w:rsidRPr="00F57636">
        <w:rPr>
          <w:rFonts w:ascii="Minion Pro" w:hAnsi="Minion Pro"/>
          <w:b/>
          <w:sz w:val="22"/>
          <w:szCs w:val="22"/>
        </w:rPr>
        <w:t xml:space="preserve"> </w:t>
      </w:r>
      <w:proofErr w:type="spellStart"/>
      <w:r w:rsidRPr="00F57636">
        <w:rPr>
          <w:rFonts w:ascii="Minion Pro" w:hAnsi="Minion Pro"/>
          <w:b/>
          <w:sz w:val="22"/>
          <w:szCs w:val="22"/>
        </w:rPr>
        <w:t>from</w:t>
      </w:r>
      <w:proofErr w:type="spellEnd"/>
      <w:r w:rsidRPr="00F57636">
        <w:rPr>
          <w:rFonts w:ascii="Minion Pro" w:hAnsi="Minion Pro"/>
          <w:b/>
          <w:sz w:val="22"/>
          <w:szCs w:val="22"/>
        </w:rPr>
        <w:t xml:space="preserve"> a non-mycorrhizal state</w:t>
      </w:r>
    </w:p>
    <w:p w14:paraId="138FBAE6" w14:textId="77777777" w:rsidR="00EC685C" w:rsidRDefault="00EC685C">
      <w:pPr>
        <w:pStyle w:val="Tekstopmerking"/>
      </w:pPr>
    </w:p>
  </w:comment>
  <w:comment w:id="25" w:author="Vos, R.A." w:date="2017-10-05T13:30:00Z" w:initials="VR">
    <w:p w14:paraId="1730C1B1" w14:textId="46CAAA18" w:rsidR="00EC685C" w:rsidRPr="00D51F39" w:rsidRDefault="00EC685C">
      <w:pPr>
        <w:pStyle w:val="Tekstopmerking"/>
      </w:pPr>
      <w:r>
        <w:rPr>
          <w:rStyle w:val="Verwijzingopmerking"/>
        </w:rPr>
        <w:annotationRef/>
      </w:r>
      <w:r>
        <w:t xml:space="preserve">Goed nadenken over deze term. De </w:t>
      </w:r>
      <w:proofErr w:type="spellStart"/>
      <w:r>
        <w:rPr>
          <w:i/>
        </w:rPr>
        <w:t>rate</w:t>
      </w:r>
      <w:proofErr w:type="spellEnd"/>
      <w:r>
        <w:t xml:space="preserve"> is het hoogst voor deze transitie, en de statistische support hiervoor is hoog. Is dat “</w:t>
      </w:r>
      <w:proofErr w:type="spellStart"/>
      <w:r>
        <w:t>primary</w:t>
      </w:r>
      <w:proofErr w:type="spellEnd"/>
      <w:r>
        <w:t>”?</w:t>
      </w:r>
    </w:p>
  </w:comment>
  <w:comment w:id="27" w:author="Feijen, Frida" w:date="2017-08-24T18:02:00Z" w:initials="FF">
    <w:p w14:paraId="766BCB2E" w14:textId="59F63688" w:rsidR="00EC685C" w:rsidRDefault="00EC685C">
      <w:pPr>
        <w:pStyle w:val="Tekstopmerking"/>
      </w:pPr>
      <w:r>
        <w:rPr>
          <w:rStyle w:val="Verwijzingopmerking"/>
        </w:rPr>
        <w:annotationRef/>
      </w:r>
      <w:r>
        <w:t>Deze referentie gaat om de datering alleen.</w:t>
      </w:r>
    </w:p>
    <w:p w14:paraId="24D351CF" w14:textId="2B0B291E" w:rsidR="00EC685C" w:rsidRDefault="00EC685C">
      <w:pPr>
        <w:pStyle w:val="Tekstopmerking"/>
      </w:pPr>
      <w:r>
        <w:t xml:space="preserve">Voorstel: een passende referentie zoeken om de transitie te beargumenteren en deze naast </w:t>
      </w:r>
      <w:proofErr w:type="spellStart"/>
      <w:r>
        <w:t>Hedges</w:t>
      </w:r>
      <w:proofErr w:type="spellEnd"/>
      <w:r>
        <w:t xml:space="preserve"> et al 2015  zetten.</w:t>
      </w:r>
    </w:p>
  </w:comment>
  <w:comment w:id="38" w:author="Feijen, Frida" w:date="2017-08-24T18:08:00Z" w:initials="FF">
    <w:p w14:paraId="77A8383D" w14:textId="11ED447E" w:rsidR="00EC685C" w:rsidRDefault="00EC685C">
      <w:pPr>
        <w:pStyle w:val="Tekstopmerking"/>
      </w:pPr>
      <w:r>
        <w:rPr>
          <w:rStyle w:val="Verwijzingopmerking"/>
        </w:rPr>
        <w:annotationRef/>
      </w:r>
      <w:r>
        <w:t>Dit is een nieuwe indeling? Ik zal dit even na gaan lezen!</w:t>
      </w:r>
    </w:p>
  </w:comment>
  <w:comment w:id="39" w:author="Vos, R.A." w:date="2017-10-05T14:30:00Z" w:initials="VR">
    <w:p w14:paraId="750B5E47" w14:textId="62282468" w:rsidR="00EC685C" w:rsidRDefault="00EC685C">
      <w:pPr>
        <w:pStyle w:val="Tekstopmerking"/>
      </w:pPr>
      <w:r>
        <w:rPr>
          <w:rStyle w:val="Verwijzingopmerking"/>
        </w:rPr>
        <w:annotationRef/>
      </w:r>
      <w:r>
        <w:t xml:space="preserve">Nadenken over deze formulering. Je kan het nu lezen als dat ze allebei (G&amp;M) hebben bijgedragen aan de </w:t>
      </w:r>
      <w:proofErr w:type="spellStart"/>
      <w:r>
        <w:t>terrestrialisatie</w:t>
      </w:r>
      <w:proofErr w:type="spellEnd"/>
      <w:r>
        <w:t>, of de een, of de ander. Het is wellicht een goed idee om iets explicieter te stellen of de geciteerde artikelen een alternatieve hypothese formuleren (en welke dat dan is).</w:t>
      </w:r>
    </w:p>
  </w:comment>
  <w:comment w:id="50" w:author="Feijen, Frida" w:date="2017-08-24T18:06:00Z" w:initials="FF">
    <w:p w14:paraId="476F08AB" w14:textId="53945C01" w:rsidR="00EC685C" w:rsidRDefault="00EC685C">
      <w:pPr>
        <w:pStyle w:val="Tekstopmerking"/>
      </w:pPr>
      <w:r>
        <w:rPr>
          <w:rStyle w:val="Verwijzingopmerking"/>
        </w:rPr>
        <w:annotationRef/>
      </w:r>
      <w:r>
        <w:t>Ik zal deze referenties zelf ook even gaan lezen!</w:t>
      </w:r>
    </w:p>
  </w:comment>
  <w:comment w:id="59" w:author="Feijen, Frida" w:date="2017-08-24T18:10:00Z" w:initials="FF">
    <w:p w14:paraId="23BE20FC" w14:textId="29AE342E" w:rsidR="00EC685C" w:rsidRDefault="00EC685C">
      <w:pPr>
        <w:pStyle w:val="Tekstopmerking"/>
      </w:pPr>
      <w:r>
        <w:rPr>
          <w:rStyle w:val="Verwijzingopmerking"/>
        </w:rPr>
        <w:annotationRef/>
      </w:r>
      <w:r>
        <w:t>Vincent, ik heb hier nu inderdaad ook mijn twijfels over.  Zie M&amp;M, ik heb alles daar nu precies ingezet. Voor basale landplanten is dit geen probleem, alleen bij hogere planten heb ik daar misschien niet genoeg aandacht aan besteed.</w:t>
      </w:r>
    </w:p>
  </w:comment>
  <w:comment w:id="60" w:author="Vincent Merckx" w:date="2017-08-24T18:08:00Z" w:initials="S.F.T.">
    <w:p w14:paraId="21C25741" w14:textId="2EDC7CDA" w:rsidR="00EC685C" w:rsidRDefault="00EC685C">
      <w:pPr>
        <w:pStyle w:val="Tekstopmerking"/>
      </w:pPr>
      <w:r>
        <w:rPr>
          <w:rStyle w:val="Verwijzingopmerking"/>
        </w:rPr>
        <w:annotationRef/>
      </w:r>
      <w:r>
        <w:t xml:space="preserve">Frida, hoe heb je dit gekozen. In </w:t>
      </w:r>
      <w:proofErr w:type="spellStart"/>
      <w:r>
        <w:t>retrospect</w:t>
      </w:r>
      <w:proofErr w:type="spellEnd"/>
      <w:r>
        <w:t xml:space="preserve"> hadden we misschien wat intensiever moeten zoeken naar NM </w:t>
      </w:r>
      <w:proofErr w:type="spellStart"/>
      <w:r>
        <w:t>lineages</w:t>
      </w:r>
      <w:proofErr w:type="spellEnd"/>
      <w:r>
        <w:t xml:space="preserve">, maar goed, voor deze </w:t>
      </w:r>
      <w:proofErr w:type="spellStart"/>
      <w:r>
        <w:t>analyze</w:t>
      </w:r>
      <w:proofErr w:type="spellEnd"/>
      <w:r>
        <w:t xml:space="preserve"> maakt dat niet zo veel uit. </w:t>
      </w:r>
    </w:p>
    <w:p w14:paraId="2256B4F7" w14:textId="77777777" w:rsidR="00EC685C" w:rsidRDefault="00EC685C">
      <w:pPr>
        <w:pStyle w:val="Tekstopmerking"/>
      </w:pPr>
    </w:p>
    <w:p w14:paraId="73692505" w14:textId="77777777" w:rsidR="00EC685C" w:rsidRDefault="00EC685C">
      <w:pPr>
        <w:pStyle w:val="Tekstopmerking"/>
      </w:pPr>
    </w:p>
  </w:comment>
  <w:comment w:id="82" w:author="Vincent Merckx" w:date="2017-08-24T18:02:00Z" w:initials="S.F.T.">
    <w:p w14:paraId="02D9A4C3" w14:textId="6D030BD4" w:rsidR="00EC685C" w:rsidRDefault="00EC685C">
      <w:pPr>
        <w:pStyle w:val="Tekstopmerking"/>
      </w:pPr>
      <w:r>
        <w:rPr>
          <w:rStyle w:val="Verwijzingopmerking"/>
        </w:rPr>
        <w:annotationRef/>
      </w:r>
      <w:r>
        <w:t xml:space="preserve">Dit is makkelijk </w:t>
      </w:r>
      <w:proofErr w:type="spellStart"/>
      <w:r>
        <w:t>testbaar</w:t>
      </w:r>
      <w:proofErr w:type="spellEnd"/>
      <w:r>
        <w:t xml:space="preserve">. Maar ik veronderstel dat zo’n test niet veel toevoegt. </w:t>
      </w:r>
    </w:p>
  </w:comment>
  <w:comment w:id="96" w:author="Vincent Merckx" w:date="2017-08-24T18:02:00Z" w:initials="S.F.T.">
    <w:p w14:paraId="20103A85" w14:textId="51B72624" w:rsidR="00EC685C" w:rsidRDefault="00EC685C">
      <w:pPr>
        <w:pStyle w:val="Tekstopmerking"/>
      </w:pPr>
      <w:r>
        <w:rPr>
          <w:rStyle w:val="Verwijzingopmerking"/>
        </w:rPr>
        <w:annotationRef/>
      </w:r>
      <w:r>
        <w:t xml:space="preserve">Ik vraag mij af of deze figuur misschien toch best in de </w:t>
      </w:r>
      <w:proofErr w:type="spellStart"/>
      <w:r>
        <w:t>main</w:t>
      </w:r>
      <w:proofErr w:type="spellEnd"/>
      <w:r>
        <w:t xml:space="preserve"> tekst komt. </w:t>
      </w:r>
    </w:p>
  </w:comment>
  <w:comment w:id="102" w:author="Vos, R.A." w:date="2017-10-05T15:56:00Z" w:initials="VR">
    <w:p w14:paraId="69D77D96" w14:textId="088CDACC" w:rsidR="00EC685C" w:rsidRDefault="00EC685C">
      <w:pPr>
        <w:pStyle w:val="Tekstopmerking"/>
      </w:pPr>
      <w:r>
        <w:rPr>
          <w:rStyle w:val="Verwijzingopmerking"/>
        </w:rPr>
        <w:annotationRef/>
      </w:r>
      <w:r>
        <w:t>Misschien moeten we deze paden even aangeven in de figuur (b.v. halve cirkels aan de buitenkant, eentje voor het blauwe gedeelte, en eentje voor het groenige gedeelte)</w:t>
      </w:r>
    </w:p>
  </w:comment>
  <w:comment w:id="111" w:author="Vos, R.A." w:date="2017-10-05T14:53:00Z" w:initials="VR">
    <w:p w14:paraId="434A0545" w14:textId="595B5B9B" w:rsidR="00EC685C" w:rsidRDefault="00EC685C">
      <w:pPr>
        <w:pStyle w:val="Tekstopmerking"/>
      </w:pPr>
      <w:r>
        <w:rPr>
          <w:rStyle w:val="Verwijzingopmerking"/>
        </w:rPr>
        <w:annotationRef/>
      </w:r>
      <w:r>
        <w:t xml:space="preserve">Deze </w:t>
      </w:r>
      <w:proofErr w:type="spellStart"/>
      <w:r>
        <w:t>reference</w:t>
      </w:r>
      <w:proofErr w:type="spellEnd"/>
      <w:r>
        <w:t xml:space="preserve"> geeft een tabel met de interpretaties van verschillende BF niveaus: 3.2&lt;BF&lt;10 is “</w:t>
      </w:r>
      <w:proofErr w:type="spellStart"/>
      <w:r>
        <w:t>substantial</w:t>
      </w:r>
      <w:proofErr w:type="spellEnd"/>
      <w:r>
        <w:t xml:space="preserve">”, 10&lt;BF&lt;100 is “strong”. </w:t>
      </w:r>
      <w:hyperlink r:id="rId2" w:history="1">
        <w:r w:rsidRPr="009B008B">
          <w:rPr>
            <w:rStyle w:val="Hyperlink"/>
          </w:rPr>
          <w:t>http://doi.org/10.1080/01621459.1995.10476572</w:t>
        </w:r>
      </w:hyperlink>
      <w:r>
        <w:t xml:space="preserve"> </w:t>
      </w:r>
    </w:p>
  </w:comment>
  <w:comment w:id="133" w:author="Vos, R.A." w:date="2017-10-05T15:15:00Z" w:initials="VR">
    <w:p w14:paraId="4B9E548B" w14:textId="0DA4CDE7" w:rsidR="00EC685C" w:rsidRDefault="00EC685C">
      <w:pPr>
        <w:pStyle w:val="Tekstopmerking"/>
      </w:pPr>
      <w:ins w:id="136" w:author="Vos, R.A." w:date="2017-10-05T14:59:00Z">
        <w:r>
          <w:rPr>
            <w:rStyle w:val="Verwijzingopmerking"/>
          </w:rPr>
          <w:annotationRef/>
        </w:r>
      </w:ins>
      <w:r>
        <w:t>Mogen we dit zeggen? Het is kennelijk nog steeds een gangbare hypothese (</w:t>
      </w:r>
      <w:hyperlink r:id="rId3" w:history="1">
        <w:r w:rsidRPr="009B008B">
          <w:rPr>
            <w:rStyle w:val="Hyperlink"/>
          </w:rPr>
          <w:t>http://www.cell.com/current-biology/fulltext/S0960-9822(15)01000-3</w:t>
        </w:r>
      </w:hyperlink>
      <w:r>
        <w:t>, zie het kopje “Wet-</w:t>
      </w:r>
      <w:proofErr w:type="spellStart"/>
      <w:r>
        <w:t>to</w:t>
      </w:r>
      <w:proofErr w:type="spellEnd"/>
      <w:r>
        <w:t xml:space="preserve">-dry </w:t>
      </w:r>
      <w:proofErr w:type="spellStart"/>
      <w:r>
        <w:t>transitions</w:t>
      </w:r>
      <w:proofErr w:type="spellEnd"/>
      <w:r>
        <w:t xml:space="preserve">”)  </w:t>
      </w:r>
    </w:p>
  </w:comment>
  <w:comment w:id="138" w:author="Vos, R.A." w:date="2017-10-05T15:36:00Z" w:initials="VR">
    <w:p w14:paraId="43D20045" w14:textId="1B10B342" w:rsidR="00EC685C" w:rsidRDefault="00EC685C">
      <w:pPr>
        <w:pStyle w:val="Tekstopmerking"/>
      </w:pPr>
      <w:r>
        <w:rPr>
          <w:rStyle w:val="Verwijzingopmerking"/>
        </w:rPr>
        <w:annotationRef/>
      </w:r>
      <w:r>
        <w:t xml:space="preserve">Ik heb dit nogmaals nagelopen (je kan dit zelf ook doen door </w:t>
      </w:r>
      <w:r w:rsidRPr="00602B42">
        <w:t>script/</w:t>
      </w:r>
      <w:proofErr w:type="spellStart"/>
      <w:r w:rsidRPr="00602B42">
        <w:t>pie_charts.R</w:t>
      </w:r>
      <w:proofErr w:type="spellEnd"/>
      <w:r>
        <w:t xml:space="preserve"> uit te voeren) en het is nog steeds echt waar. M heeft in drie van de vier scenario’s de hoogste posterior. In de vierde (</w:t>
      </w:r>
      <w:proofErr w:type="spellStart"/>
      <w:r>
        <w:t>MBasal</w:t>
      </w:r>
      <w:proofErr w:type="spellEnd"/>
      <w:r>
        <w:t xml:space="preserve">) heeft “geen associatie” de hoogste posterior, en heeft M de een na hoogste. Het is dus formeel juridisch correct om te stellen dat het </w:t>
      </w:r>
      <w:proofErr w:type="spellStart"/>
      <w:r>
        <w:t>het</w:t>
      </w:r>
      <w:proofErr w:type="spellEnd"/>
      <w:r>
        <w:t xml:space="preserve"> hoogste is van “</w:t>
      </w:r>
      <w:proofErr w:type="spellStart"/>
      <w:r w:rsidRPr="00602B42">
        <w:t>all</w:t>
      </w:r>
      <w:proofErr w:type="spellEnd"/>
      <w:r w:rsidRPr="00602B42">
        <w:t xml:space="preserve"> </w:t>
      </w:r>
      <w:proofErr w:type="spellStart"/>
      <w:r w:rsidRPr="00602B42">
        <w:t>possible</w:t>
      </w:r>
      <w:proofErr w:type="spellEnd"/>
      <w:r w:rsidRPr="00602B42">
        <w:t xml:space="preserve"> mycorrhizal repertoires</w:t>
      </w:r>
      <w:r>
        <w:t>”.</w:t>
      </w:r>
    </w:p>
  </w:comment>
  <w:comment w:id="137" w:author="Vincent Merckx" w:date="2017-08-24T18:02:00Z" w:initials="S.F.T.">
    <w:p w14:paraId="23D33D2B" w14:textId="65073178" w:rsidR="00EC685C" w:rsidRDefault="00EC685C">
      <w:pPr>
        <w:pStyle w:val="Tekstopmerking"/>
      </w:pPr>
      <w:r>
        <w:rPr>
          <w:rStyle w:val="Verwijzingopmerking"/>
        </w:rPr>
        <w:annotationRef/>
      </w:r>
      <w:r>
        <w:t>Check!</w:t>
      </w:r>
    </w:p>
  </w:comment>
  <w:comment w:id="160" w:author="Vos, R.A." w:date="2017-10-05T15:45:00Z" w:initials="VR">
    <w:p w14:paraId="19A791FE" w14:textId="11D668A5" w:rsidR="00EC685C" w:rsidRDefault="00EC685C">
      <w:pPr>
        <w:pStyle w:val="Tekstopmerking"/>
      </w:pPr>
      <w:r>
        <w:rPr>
          <w:rStyle w:val="Verwijzingopmerking"/>
        </w:rPr>
        <w:annotationRef/>
      </w:r>
      <w:r>
        <w:t>Bedoelen we hier co-</w:t>
      </w:r>
      <w:proofErr w:type="spellStart"/>
      <w:r>
        <w:t>speciation</w:t>
      </w:r>
      <w:proofErr w:type="spellEnd"/>
      <w:r>
        <w:t>?</w:t>
      </w:r>
    </w:p>
  </w:comment>
  <w:comment w:id="176" w:author="Vos, R.A." w:date="2017-10-05T15:59:00Z" w:initials="VR">
    <w:p w14:paraId="52A597BE" w14:textId="6BF1C564" w:rsidR="00EC685C" w:rsidRDefault="00EC685C">
      <w:pPr>
        <w:pStyle w:val="Tekstopmerking"/>
      </w:pPr>
      <w:ins w:id="180" w:author="Vos, R.A." w:date="2017-10-05T15:59:00Z">
        <w:r>
          <w:rPr>
            <w:rStyle w:val="Verwijzingopmerking"/>
          </w:rPr>
          <w:annotationRef/>
        </w:r>
      </w:ins>
      <w:r>
        <w:t xml:space="preserve">Ik zou niet per se durven zeggen dat dit </w:t>
      </w:r>
      <w:proofErr w:type="spellStart"/>
      <w:r>
        <w:t>abiotische</w:t>
      </w:r>
      <w:proofErr w:type="spellEnd"/>
      <w:r>
        <w:t xml:space="preserve"> uitdagingen waren, toch? Het had ook competitie kunnen zijn, lijkt mij.</w:t>
      </w:r>
    </w:p>
  </w:comment>
  <w:comment w:id="192" w:author="Vos, R.A." w:date="2017-10-05T16:06:00Z" w:initials="VR">
    <w:p w14:paraId="4DC494E1" w14:textId="3CA98FA4" w:rsidR="00EC685C" w:rsidRDefault="00EC685C">
      <w:pPr>
        <w:pStyle w:val="Tekstopmerking"/>
      </w:pPr>
      <w:r>
        <w:rPr>
          <w:rStyle w:val="Verwijzingopmerking"/>
        </w:rPr>
        <w:annotationRef/>
      </w:r>
      <w:r>
        <w:t xml:space="preserve">Dit is helaas toch wel tricky omdat de </w:t>
      </w:r>
      <w:proofErr w:type="spellStart"/>
      <w:r>
        <w:t>undersampling</w:t>
      </w:r>
      <w:proofErr w:type="spellEnd"/>
      <w:r>
        <w:t xml:space="preserve"> van de non-mycorrhizal </w:t>
      </w:r>
      <w:proofErr w:type="spellStart"/>
      <w:r>
        <w:t>lineages</w:t>
      </w:r>
      <w:proofErr w:type="spellEnd"/>
      <w:r>
        <w:t xml:space="preserve"> niet alleen het patroon van </w:t>
      </w:r>
      <w:proofErr w:type="spellStart"/>
      <w:r>
        <w:t>losses</w:t>
      </w:r>
      <w:proofErr w:type="spellEnd"/>
      <w:r>
        <w:t xml:space="preserve"> maar ook van </w:t>
      </w:r>
      <w:proofErr w:type="spellStart"/>
      <w:r>
        <w:t>gains</w:t>
      </w:r>
      <w:proofErr w:type="spellEnd"/>
      <w:r>
        <w:t xml:space="preserve"> beïnvloedt. </w:t>
      </w:r>
    </w:p>
  </w:comment>
  <w:comment w:id="201" w:author="Feijen, Frida" w:date="2017-08-24T18:19:00Z" w:initials="FF">
    <w:p w14:paraId="2DA57CFF" w14:textId="5572637D" w:rsidR="00EC685C" w:rsidRDefault="00EC685C">
      <w:pPr>
        <w:pStyle w:val="Tekstopmerking"/>
      </w:pPr>
      <w:r>
        <w:rPr>
          <w:rStyle w:val="Verwijzingopmerking"/>
        </w:rPr>
        <w:annotationRef/>
      </w:r>
      <w:r>
        <w:t>Ik heb dit helemaal veranderd, dus daarom niet met track changes maar als geheel onderdeel</w:t>
      </w:r>
    </w:p>
  </w:comment>
  <w:comment w:id="251" w:author="Feijen, Frida" w:date="2017-08-24T18:02:00Z" w:initials="FF">
    <w:p w14:paraId="2DE95670" w14:textId="550273F5" w:rsidR="00EC685C" w:rsidRDefault="00EC685C">
      <w:pPr>
        <w:pStyle w:val="Tekstopmerking"/>
      </w:pPr>
      <w:r>
        <w:rPr>
          <w:rStyle w:val="Verwijzingopmerking"/>
        </w:rPr>
        <w:annotationRef/>
      </w:r>
      <w:r>
        <w:t xml:space="preserve">Ik had inderdaad beter moeten kijken naar non-mycorrhizal </w:t>
      </w:r>
    </w:p>
  </w:comment>
  <w:comment w:id="263" w:author="Feijen, Frida" w:date="2017-08-24T18:11:00Z" w:initials="FF">
    <w:p w14:paraId="0BC4D9E8" w14:textId="0C190B9B" w:rsidR="00EC685C" w:rsidRDefault="00EC685C">
      <w:pPr>
        <w:pStyle w:val="Tekstopmerking"/>
      </w:pPr>
      <w:r>
        <w:rPr>
          <w:rStyle w:val="Verwijzingopmerking"/>
        </w:rPr>
        <w:annotationRef/>
      </w:r>
      <w:r>
        <w:t xml:space="preserve">New </w:t>
      </w:r>
      <w:proofErr w:type="spellStart"/>
      <w:r>
        <w:t>classification</w:t>
      </w:r>
      <w:proofErr w:type="spellEnd"/>
      <w:r>
        <w:t>?</w:t>
      </w:r>
    </w:p>
  </w:comment>
  <w:comment w:id="277" w:author="Feijen, Frida" w:date="2017-08-24T18:20:00Z" w:initials="FF">
    <w:p w14:paraId="1090B704" w14:textId="58CE36F1" w:rsidR="00EC685C" w:rsidRDefault="00EC685C">
      <w:pPr>
        <w:pStyle w:val="Tekstopmerking"/>
      </w:pPr>
      <w:r>
        <w:rPr>
          <w:rStyle w:val="Verwijzingopmerking"/>
        </w:rPr>
        <w:annotationRef/>
      </w:r>
      <w:r>
        <w:t>Ik heb dit helemaal veranderd, dus daarom niet met track changes maar als geheel onderdeel</w:t>
      </w:r>
    </w:p>
  </w:comment>
  <w:comment w:id="299" w:author="Feijen, Frida" w:date="2017-08-24T18:02:00Z" w:initials="FF">
    <w:p w14:paraId="121C99F2" w14:textId="4A9C06C9" w:rsidR="00EC685C" w:rsidRDefault="00EC685C">
      <w:pPr>
        <w:pStyle w:val="Tekstopmerking"/>
      </w:pPr>
      <w:r>
        <w:rPr>
          <w:rStyle w:val="Verwijzingopmerking"/>
        </w:rPr>
        <w:annotationRef/>
      </w:r>
      <w:r>
        <w:t>hoe kan je deze instellingen het beste formuleren?</w:t>
      </w:r>
    </w:p>
  </w:comment>
  <w:comment w:id="305" w:author="Vos, R.A." w:date="2017-10-05T16:34:00Z" w:initials="VR">
    <w:p w14:paraId="09428BBF" w14:textId="19FAC8D9" w:rsidR="00EC685C" w:rsidRDefault="00EC685C">
      <w:pPr>
        <w:pStyle w:val="Tekstopmerking"/>
      </w:pPr>
      <w:r>
        <w:rPr>
          <w:rStyle w:val="Verwijzingopmerking"/>
        </w:rPr>
        <w:annotationRef/>
      </w:r>
      <w:r>
        <w:t>Dit zou toch de consensus tree moeten zijn?</w:t>
      </w:r>
    </w:p>
  </w:comment>
  <w:comment w:id="356" w:author="Vos, R.A." w:date="2017-08-24T18:02:00Z" w:initials="VR">
    <w:p w14:paraId="43CB18C2" w14:textId="77777777" w:rsidR="00EC685C" w:rsidRDefault="00EC685C" w:rsidP="00B55F25">
      <w:pPr>
        <w:pStyle w:val="Tekstopmerking"/>
      </w:pPr>
      <w:r>
        <w:rPr>
          <w:rStyle w:val="Verwijzingopmerking"/>
        </w:rPr>
        <w:annotationRef/>
      </w:r>
      <w:proofErr w:type="spellStart"/>
      <w:r>
        <w:t>Verify</w:t>
      </w:r>
      <w:proofErr w:type="spellEnd"/>
    </w:p>
  </w:comment>
  <w:comment w:id="358" w:author="Vos, R.A." w:date="2017-10-05T16:43:00Z" w:initials="VR">
    <w:p w14:paraId="517A6A55" w14:textId="32D17195" w:rsidR="00EC685C" w:rsidRDefault="00EC685C">
      <w:pPr>
        <w:pStyle w:val="Tekstopmerking"/>
      </w:pPr>
      <w:r>
        <w:rPr>
          <w:rStyle w:val="Verwijzingopmerking"/>
        </w:rPr>
        <w:annotationRef/>
      </w:r>
      <w:r>
        <w:t>Dat klopt. G+M is de volgende meest waarschijnlijke reconstructie, dus dat moeten we netjes formuleren.</w:t>
      </w:r>
    </w:p>
  </w:comment>
  <w:comment w:id="357" w:author="Vincent Merckx" w:date="2017-08-24T18:02:00Z" w:initials="S.F.T.">
    <w:p w14:paraId="71B48493" w14:textId="2F7C590F" w:rsidR="00EC685C" w:rsidRDefault="00EC685C">
      <w:pPr>
        <w:pStyle w:val="Tekstopmerking"/>
      </w:pPr>
      <w:r>
        <w:rPr>
          <w:rStyle w:val="Verwijzingopmerking"/>
        </w:rPr>
        <w:annotationRef/>
      </w:r>
      <w:r>
        <w:t xml:space="preserve">Hierbij dwingen we de analyse om te kiezen tussen eerst M of eerst G, maar is de optie eerst M+G dus geen mogelijkheid, toch. Dat is wel belangrijk om in het achterhoofd te houden. </w:t>
      </w:r>
    </w:p>
  </w:comment>
  <w:comment w:id="359" w:author="Vincent Merckx" w:date="2017-08-24T18:02:00Z" w:initials="VM">
    <w:p w14:paraId="53CE353E" w14:textId="11D3EB37" w:rsidR="00EC685C" w:rsidRDefault="00EC685C">
      <w:pPr>
        <w:pStyle w:val="Tekstopmerking"/>
      </w:pPr>
      <w:r>
        <w:rPr>
          <w:rStyle w:val="Verwijzingopmerking"/>
        </w:rPr>
        <w:annotationRef/>
      </w:r>
      <w:r>
        <w:t xml:space="preserve">Is dit correct? Ik veronderstel dat het een momentopname is, met 50 </w:t>
      </w:r>
      <w:proofErr w:type="spellStart"/>
      <w:r>
        <w:t>myr</w:t>
      </w:r>
      <w:proofErr w:type="spellEnd"/>
      <w:r>
        <w:t xml:space="preserve"> </w:t>
      </w:r>
      <w:proofErr w:type="spellStart"/>
      <w:r>
        <w:t>intervals</w:t>
      </w:r>
      <w:proofErr w:type="spellEnd"/>
      <w:r>
        <w:t xml:space="preserve">, en niet dat alle takken in een periode van 50 </w:t>
      </w:r>
      <w:proofErr w:type="spellStart"/>
      <w:r>
        <w:t>myr</w:t>
      </w:r>
      <w:proofErr w:type="spellEnd"/>
      <w:r>
        <w:t xml:space="preserve"> opgeteld zijn (dat zou namelijk de lijnen waar veel </w:t>
      </w:r>
      <w:proofErr w:type="spellStart"/>
      <w:r>
        <w:t>diverificatie</w:t>
      </w:r>
      <w:proofErr w:type="spellEnd"/>
      <w:r>
        <w:t xml:space="preserve"> gebeurd is veel zwaarder laten doorwegen, niet?</w:t>
      </w:r>
    </w:p>
  </w:comment>
  <w:comment w:id="360" w:author="Vos, R.A." w:date="2017-10-05T16:43:00Z" w:initials="VR">
    <w:p w14:paraId="1E0A3109" w14:textId="32D1482F" w:rsidR="00EC685C" w:rsidRDefault="00EC685C">
      <w:pPr>
        <w:pStyle w:val="Tekstopmerking"/>
      </w:pPr>
      <w:r>
        <w:rPr>
          <w:rStyle w:val="Verwijzingopmerking"/>
        </w:rPr>
        <w:annotationRef/>
      </w:r>
      <w:r>
        <w:t>Ik begrijp niet precies welk onderscheid je hier maakt.</w:t>
      </w:r>
    </w:p>
  </w:comment>
  <w:comment w:id="362" w:author="Vos, R.A." w:date="2017-10-05T16:35:00Z" w:initials="VR">
    <w:p w14:paraId="7D675EF9" w14:textId="5DBC390D" w:rsidR="00EC685C" w:rsidRDefault="00EC685C">
      <w:pPr>
        <w:pStyle w:val="Tekstopmerking"/>
      </w:pPr>
      <w:r>
        <w:rPr>
          <w:rStyle w:val="Verwijzingopmerking"/>
        </w:rPr>
        <w:annotationRef/>
      </w:r>
      <w:r>
        <w:t>Jazeker!</w:t>
      </w:r>
    </w:p>
  </w:comment>
  <w:comment w:id="361" w:author="Vincent Merckx" w:date="2017-08-24T18:02:00Z" w:initials="S.F.T.">
    <w:p w14:paraId="0588C0C9" w14:textId="601EC4A8" w:rsidR="00EC685C" w:rsidRDefault="00EC685C">
      <w:pPr>
        <w:pStyle w:val="Tekstopmerking"/>
      </w:pPr>
      <w:r>
        <w:rPr>
          <w:rStyle w:val="Verwijzingopmerking"/>
        </w:rPr>
        <w:annotationRef/>
      </w:r>
      <w:r>
        <w:t>Ok, Rutger?</w:t>
      </w:r>
    </w:p>
  </w:comment>
  <w:comment w:id="363" w:author="Vincent Merckx" w:date="2017-08-24T18:02:00Z" w:initials="S.F.T.">
    <w:p w14:paraId="5F8A6377" w14:textId="11019A4A" w:rsidR="00EC685C" w:rsidRDefault="00EC685C">
      <w:pPr>
        <w:pStyle w:val="Tekstopmerking"/>
      </w:pPr>
      <w:r>
        <w:rPr>
          <w:rStyle w:val="Verwijzingopmerking"/>
        </w:rPr>
        <w:annotationRef/>
      </w:r>
      <w:r>
        <w:t xml:space="preserve">Ik wil het nog laten nalezen door een paar externen, nl. </w:t>
      </w:r>
      <w:proofErr w:type="spellStart"/>
      <w:r>
        <w:t>Gijbert</w:t>
      </w:r>
      <w:proofErr w:type="spellEnd"/>
      <w:r>
        <w:t xml:space="preserve"> Werner en Francis Martin.</w:t>
      </w:r>
    </w:p>
  </w:comment>
  <w:comment w:id="364" w:author="Vincent Merckx" w:date="2017-08-24T18:02:00Z" w:initials="S.F.T.">
    <w:p w14:paraId="5E9A4FD7" w14:textId="77777777" w:rsidR="00EC685C" w:rsidRDefault="00EC685C">
      <w:pPr>
        <w:pStyle w:val="Tekstopmerking"/>
      </w:pPr>
      <w:r>
        <w:rPr>
          <w:rStyle w:val="Verwijzingopmerking"/>
        </w:rPr>
        <w:annotationRef/>
      </w:r>
      <w:r>
        <w:t xml:space="preserve">Ik blijf wel wat worstelen met deze figuur. Omdat NM de hoogste </w:t>
      </w:r>
      <w:proofErr w:type="spellStart"/>
      <w:r>
        <w:t>likelihood</w:t>
      </w:r>
      <w:proofErr w:type="spellEnd"/>
      <w:r>
        <w:t xml:space="preserve"> heeft voor de root, suggereert deze figuur dat associatie met mycorrhiza verschillende keren onafhankelijk van elkaar ontstaan is. En dat druist in tegen ons verhaal. </w:t>
      </w:r>
    </w:p>
    <w:p w14:paraId="52D8A3D2" w14:textId="77777777" w:rsidR="00EC685C" w:rsidRDefault="00EC685C">
      <w:pPr>
        <w:pStyle w:val="Tekstopmerking"/>
      </w:pPr>
    </w:p>
    <w:p w14:paraId="5C11A0F4" w14:textId="12EC5C90" w:rsidR="00EC685C" w:rsidRDefault="00EC685C">
      <w:pPr>
        <w:pStyle w:val="Tekstopmerking"/>
      </w:pPr>
      <w:r>
        <w:t xml:space="preserve">Rutger, ik zag dat je voor elke </w:t>
      </w:r>
      <w:proofErr w:type="spellStart"/>
      <w:r>
        <w:t>fylo</w:t>
      </w:r>
      <w:proofErr w:type="spellEnd"/>
      <w:r>
        <w:t xml:space="preserve"> hypothese verschillende runs hebt gedraaid. Heb je die dan achteraf gecombineerd, of gewoon 1 gekozen? Run 1 van </w:t>
      </w:r>
      <w:proofErr w:type="spellStart"/>
      <w:r>
        <w:t>Mbasal</w:t>
      </w:r>
      <w:proofErr w:type="spellEnd"/>
      <w:r>
        <w:t xml:space="preserve"> heeft nl. als resultaat dat de M state wel de hoogste </w:t>
      </w:r>
      <w:proofErr w:type="spellStart"/>
      <w:r>
        <w:t>likelihood</w:t>
      </w:r>
      <w:proofErr w:type="spellEnd"/>
      <w:r>
        <w:t xml:space="preserve"> heeft voor de root. Kunnen we niet gewoon die optimalisatie tonen ;)?</w:t>
      </w:r>
    </w:p>
    <w:p w14:paraId="53222DF8" w14:textId="60F5DAD2" w:rsidR="00EC685C" w:rsidRDefault="00EC685C">
      <w:pPr>
        <w:pStyle w:val="Tekstopmerking"/>
      </w:pPr>
      <w:r>
        <w:t xml:space="preserve"> </w:t>
      </w:r>
    </w:p>
  </w:comment>
  <w:comment w:id="365" w:author="Vos, R.A." w:date="2017-10-05T17:14:00Z" w:initials="VR">
    <w:p w14:paraId="286E3F9A" w14:textId="5C09B907" w:rsidR="00004D2B" w:rsidRDefault="00004D2B">
      <w:pPr>
        <w:pStyle w:val="Tekstopmerking"/>
      </w:pPr>
      <w:r>
        <w:rPr>
          <w:rStyle w:val="Verwijzingopmerking"/>
        </w:rPr>
        <w:annotationRef/>
      </w:r>
      <w:r>
        <w:t xml:space="preserve">Ik kan me je worsteling voorstellen: ik geloof dat we deze </w:t>
      </w:r>
      <w:proofErr w:type="spellStart"/>
      <w:r>
        <w:t>visualizatie</w:t>
      </w:r>
      <w:proofErr w:type="spellEnd"/>
      <w:r>
        <w:t xml:space="preserve"> in eerste instantie hadden genomen omdat het nou juist zo leuk was dat in deze run (nr. 2) we een root zonder associatie kregen dat vonden we toen belangrijk. We hebben hier (en voor de </w:t>
      </w:r>
      <w:proofErr w:type="spellStart"/>
      <w:r>
        <w:t>supplementary</w:t>
      </w:r>
      <w:proofErr w:type="spellEnd"/>
      <w:r>
        <w:t xml:space="preserve"> versie met </w:t>
      </w:r>
      <w:proofErr w:type="spellStart"/>
      <w:r>
        <w:t>pie</w:t>
      </w:r>
      <w:proofErr w:type="spellEnd"/>
      <w:r>
        <w:t xml:space="preserve"> </w:t>
      </w:r>
      <w:proofErr w:type="spellStart"/>
      <w:r>
        <w:t>charts</w:t>
      </w:r>
      <w:proofErr w:type="spellEnd"/>
      <w:r>
        <w:t xml:space="preserve">) dus vrij arbitrair een run genomen. We zouden ook arbitrair een andere run kunnen kiezen als we dat retorisch aantrekkelijker vinden. Of, beter maar meer werk, we zouden de runs kunnen combineren. Dan krijgen we een root zoals in SI </w:t>
      </w:r>
      <w:proofErr w:type="spellStart"/>
      <w:r>
        <w:t>Figure</w:t>
      </w:r>
      <w:proofErr w:type="spellEnd"/>
      <w:r>
        <w:t xml:space="preserve"> 1. Wat dus ook gelijk de huidige discrepantie verklaart.</w:t>
      </w:r>
    </w:p>
  </w:comment>
  <w:comment w:id="368" w:author="Vos, R.A." w:date="2017-10-05T17:07:00Z" w:initials="VR">
    <w:p w14:paraId="44C9EB21" w14:textId="37743FD6" w:rsidR="002258A4" w:rsidRDefault="002258A4">
      <w:pPr>
        <w:pStyle w:val="Tekstopmerking"/>
      </w:pPr>
      <w:r>
        <w:rPr>
          <w:rStyle w:val="Verwijzingopmerking"/>
        </w:rPr>
        <w:annotationRef/>
      </w:r>
      <w:r>
        <w:t>“</w:t>
      </w:r>
      <w:proofErr w:type="spellStart"/>
      <w:r>
        <w:t>Cumulative</w:t>
      </w:r>
      <w:proofErr w:type="spellEnd"/>
      <w:r>
        <w:t xml:space="preserve"> posterior </w:t>
      </w:r>
      <w:proofErr w:type="spellStart"/>
      <w:r>
        <w:t>probability</w:t>
      </w:r>
      <w:proofErr w:type="spellEnd"/>
      <w:r>
        <w:t xml:space="preserve"> </w:t>
      </w:r>
      <w:proofErr w:type="spellStart"/>
      <w:r>
        <w:t>for</w:t>
      </w:r>
      <w:proofErr w:type="spellEnd"/>
      <w:r>
        <w:t xml:space="preserve"> </w:t>
      </w:r>
      <w:proofErr w:type="spellStart"/>
      <w:r>
        <w:t>all</w:t>
      </w:r>
      <w:proofErr w:type="spellEnd"/>
      <w:r>
        <w:t xml:space="preserve"> </w:t>
      </w:r>
      <w:proofErr w:type="spellStart"/>
      <w:r>
        <w:t>nodes</w:t>
      </w:r>
      <w:proofErr w:type="spellEnd"/>
      <w:r>
        <w:t xml:space="preserve"> </w:t>
      </w:r>
      <w:proofErr w:type="spellStart"/>
      <w:r>
        <w:t>within</w:t>
      </w:r>
      <w:proofErr w:type="spellEnd"/>
      <w:r>
        <w:t xml:space="preserve"> the bin” o.i.d.</w:t>
      </w:r>
    </w:p>
  </w:comment>
  <w:comment w:id="369" w:author="Vincent Merckx" w:date="2017-08-24T18:02:00Z" w:initials="S.F.T.">
    <w:p w14:paraId="5B17130E" w14:textId="58CC7657" w:rsidR="00EC685C" w:rsidRDefault="00EC685C">
      <w:pPr>
        <w:pStyle w:val="Tekstopmerking"/>
      </w:pPr>
      <w:r>
        <w:rPr>
          <w:rStyle w:val="Verwijzingopmerking"/>
        </w:rPr>
        <w:annotationRef/>
      </w:r>
      <w:r>
        <w:t xml:space="preserve">Rutger: er is hier iets raar aan de hand: de </w:t>
      </w:r>
      <w:proofErr w:type="spellStart"/>
      <w:r>
        <w:t>pie</w:t>
      </w:r>
      <w:proofErr w:type="spellEnd"/>
      <w:r>
        <w:t xml:space="preserve"> </w:t>
      </w:r>
      <w:proofErr w:type="spellStart"/>
      <w:r>
        <w:t>chart</w:t>
      </w:r>
      <w:proofErr w:type="spellEnd"/>
      <w:r>
        <w:t xml:space="preserve"> van de root node komt niet overeen met die je opvoert in SI </w:t>
      </w:r>
      <w:proofErr w:type="spellStart"/>
      <w:r>
        <w:t>Figure</w:t>
      </w:r>
      <w:proofErr w:type="spellEnd"/>
      <w:r>
        <w:t xml:space="preserve"> 1.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FE98BC" w15:done="0"/>
  <w15:commentEx w15:paraId="35361C0B" w15:done="0"/>
  <w15:commentEx w15:paraId="77DEB13A" w15:done="0"/>
  <w15:commentEx w15:paraId="3541F91B" w15:done="0"/>
  <w15:commentEx w15:paraId="3EFE3E2D" w15:done="0"/>
  <w15:commentEx w15:paraId="3AA4151F" w15:done="0"/>
  <w15:commentEx w15:paraId="74721C73" w15:paraIdParent="3AA4151F" w15:done="0"/>
  <w15:commentEx w15:paraId="43CB18C2" w15:done="0"/>
  <w15:commentEx w15:paraId="53CE353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nion Pro">
    <w:panose1 w:val="02040503050201020203"/>
    <w:charset w:val="00"/>
    <w:family w:val="auto"/>
    <w:pitch w:val="variable"/>
    <w:sig w:usb0="60000287" w:usb1="00000001"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CE7233"/>
    <w:multiLevelType w:val="hybridMultilevel"/>
    <w:tmpl w:val="F946838A"/>
    <w:lvl w:ilvl="0" w:tplc="ED86D83C">
      <w:start w:val="19"/>
      <w:numFmt w:val="bullet"/>
      <w:lvlText w:val="-"/>
      <w:lvlJc w:val="left"/>
      <w:pPr>
        <w:ind w:left="720" w:hanging="360"/>
      </w:pPr>
      <w:rPr>
        <w:rFonts w:ascii="Minion Pro" w:eastAsiaTheme="minorEastAsia" w:hAnsi="Minion Pr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cent Merckx">
    <w15:presenceInfo w15:providerId="Windows Live" w15:userId="36ccebd135ff5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proofState w:spelling="clean" w:grammar="clean"/>
  <w:trackRevisions/>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95F"/>
    <w:rsid w:val="00002777"/>
    <w:rsid w:val="00003DF9"/>
    <w:rsid w:val="00004D2B"/>
    <w:rsid w:val="00032547"/>
    <w:rsid w:val="000332DD"/>
    <w:rsid w:val="000362FC"/>
    <w:rsid w:val="00050BD4"/>
    <w:rsid w:val="00052FEA"/>
    <w:rsid w:val="0007429C"/>
    <w:rsid w:val="000A2926"/>
    <w:rsid w:val="000A339A"/>
    <w:rsid w:val="000B4AD7"/>
    <w:rsid w:val="000B6D8C"/>
    <w:rsid w:val="000C03F8"/>
    <w:rsid w:val="000C795C"/>
    <w:rsid w:val="000F4EEA"/>
    <w:rsid w:val="00104581"/>
    <w:rsid w:val="00112AE0"/>
    <w:rsid w:val="00114FCD"/>
    <w:rsid w:val="001313AE"/>
    <w:rsid w:val="0014282B"/>
    <w:rsid w:val="00150ECD"/>
    <w:rsid w:val="001540EE"/>
    <w:rsid w:val="00160700"/>
    <w:rsid w:val="00181851"/>
    <w:rsid w:val="001A6FA6"/>
    <w:rsid w:val="001B7037"/>
    <w:rsid w:val="001D0F04"/>
    <w:rsid w:val="001D53AD"/>
    <w:rsid w:val="001E425E"/>
    <w:rsid w:val="00211C98"/>
    <w:rsid w:val="002202A1"/>
    <w:rsid w:val="002258A4"/>
    <w:rsid w:val="00226FB6"/>
    <w:rsid w:val="00227B8C"/>
    <w:rsid w:val="0024328D"/>
    <w:rsid w:val="00244414"/>
    <w:rsid w:val="00261918"/>
    <w:rsid w:val="00261C8E"/>
    <w:rsid w:val="0026301F"/>
    <w:rsid w:val="00266C27"/>
    <w:rsid w:val="0028785D"/>
    <w:rsid w:val="002A420E"/>
    <w:rsid w:val="002A6913"/>
    <w:rsid w:val="002C007F"/>
    <w:rsid w:val="002C2C7B"/>
    <w:rsid w:val="002D604C"/>
    <w:rsid w:val="002D73E3"/>
    <w:rsid w:val="002E203F"/>
    <w:rsid w:val="002E273C"/>
    <w:rsid w:val="002E772D"/>
    <w:rsid w:val="00303A7A"/>
    <w:rsid w:val="00306B7F"/>
    <w:rsid w:val="00330C68"/>
    <w:rsid w:val="00331928"/>
    <w:rsid w:val="003502B6"/>
    <w:rsid w:val="0037077C"/>
    <w:rsid w:val="00372A03"/>
    <w:rsid w:val="00373500"/>
    <w:rsid w:val="00374361"/>
    <w:rsid w:val="00397BD1"/>
    <w:rsid w:val="003B1AF7"/>
    <w:rsid w:val="003B5B0A"/>
    <w:rsid w:val="003D0BE5"/>
    <w:rsid w:val="003F5877"/>
    <w:rsid w:val="003F7AB5"/>
    <w:rsid w:val="004017F5"/>
    <w:rsid w:val="00402F19"/>
    <w:rsid w:val="004032EC"/>
    <w:rsid w:val="00413783"/>
    <w:rsid w:val="00413A3E"/>
    <w:rsid w:val="004470A0"/>
    <w:rsid w:val="0045614F"/>
    <w:rsid w:val="00464A04"/>
    <w:rsid w:val="00467259"/>
    <w:rsid w:val="004674EB"/>
    <w:rsid w:val="004A47C6"/>
    <w:rsid w:val="004B056B"/>
    <w:rsid w:val="004C4633"/>
    <w:rsid w:val="004D5FDD"/>
    <w:rsid w:val="004F34EB"/>
    <w:rsid w:val="004F55C5"/>
    <w:rsid w:val="005173F1"/>
    <w:rsid w:val="00523097"/>
    <w:rsid w:val="00541380"/>
    <w:rsid w:val="00541B86"/>
    <w:rsid w:val="0057602F"/>
    <w:rsid w:val="005801ED"/>
    <w:rsid w:val="00582097"/>
    <w:rsid w:val="00582CED"/>
    <w:rsid w:val="00584F29"/>
    <w:rsid w:val="005859CE"/>
    <w:rsid w:val="005944DE"/>
    <w:rsid w:val="005A3444"/>
    <w:rsid w:val="005A395F"/>
    <w:rsid w:val="005B4C06"/>
    <w:rsid w:val="005D242B"/>
    <w:rsid w:val="005D2AF5"/>
    <w:rsid w:val="005F065C"/>
    <w:rsid w:val="005F37E9"/>
    <w:rsid w:val="005F391D"/>
    <w:rsid w:val="00602B42"/>
    <w:rsid w:val="0061680D"/>
    <w:rsid w:val="0061781D"/>
    <w:rsid w:val="00621745"/>
    <w:rsid w:val="0064708F"/>
    <w:rsid w:val="006477CC"/>
    <w:rsid w:val="00652B9E"/>
    <w:rsid w:val="00664411"/>
    <w:rsid w:val="00665D99"/>
    <w:rsid w:val="00673319"/>
    <w:rsid w:val="006737B3"/>
    <w:rsid w:val="00687008"/>
    <w:rsid w:val="00687A8A"/>
    <w:rsid w:val="006A4B07"/>
    <w:rsid w:val="006B0950"/>
    <w:rsid w:val="006B3DE5"/>
    <w:rsid w:val="006B7CBD"/>
    <w:rsid w:val="006D72C0"/>
    <w:rsid w:val="006E77E6"/>
    <w:rsid w:val="006F1FB3"/>
    <w:rsid w:val="007103C4"/>
    <w:rsid w:val="00715C76"/>
    <w:rsid w:val="00724458"/>
    <w:rsid w:val="007246FA"/>
    <w:rsid w:val="007402A9"/>
    <w:rsid w:val="00741F7F"/>
    <w:rsid w:val="00742224"/>
    <w:rsid w:val="00744F16"/>
    <w:rsid w:val="007610B5"/>
    <w:rsid w:val="00777C47"/>
    <w:rsid w:val="00786C6F"/>
    <w:rsid w:val="007A44CE"/>
    <w:rsid w:val="007A4B52"/>
    <w:rsid w:val="007D338A"/>
    <w:rsid w:val="007D3F3F"/>
    <w:rsid w:val="00805147"/>
    <w:rsid w:val="00815450"/>
    <w:rsid w:val="00815BD3"/>
    <w:rsid w:val="00823B87"/>
    <w:rsid w:val="00892CB4"/>
    <w:rsid w:val="00893D10"/>
    <w:rsid w:val="008B1C49"/>
    <w:rsid w:val="008B1ED1"/>
    <w:rsid w:val="008F24BD"/>
    <w:rsid w:val="00901861"/>
    <w:rsid w:val="009121BB"/>
    <w:rsid w:val="00925C41"/>
    <w:rsid w:val="00927138"/>
    <w:rsid w:val="009348E2"/>
    <w:rsid w:val="0096127B"/>
    <w:rsid w:val="0096558C"/>
    <w:rsid w:val="0097140B"/>
    <w:rsid w:val="0097396A"/>
    <w:rsid w:val="00977EB7"/>
    <w:rsid w:val="0098322B"/>
    <w:rsid w:val="00984AF2"/>
    <w:rsid w:val="0099148B"/>
    <w:rsid w:val="00994D97"/>
    <w:rsid w:val="009C3415"/>
    <w:rsid w:val="009D6FD3"/>
    <w:rsid w:val="009E497E"/>
    <w:rsid w:val="00A03D6E"/>
    <w:rsid w:val="00A16E89"/>
    <w:rsid w:val="00A173AB"/>
    <w:rsid w:val="00A2786F"/>
    <w:rsid w:val="00A30808"/>
    <w:rsid w:val="00A46667"/>
    <w:rsid w:val="00A51A8F"/>
    <w:rsid w:val="00A52716"/>
    <w:rsid w:val="00A64AE2"/>
    <w:rsid w:val="00A70202"/>
    <w:rsid w:val="00A7150C"/>
    <w:rsid w:val="00A73A77"/>
    <w:rsid w:val="00AB40CD"/>
    <w:rsid w:val="00AB66A3"/>
    <w:rsid w:val="00AC68B0"/>
    <w:rsid w:val="00B01F97"/>
    <w:rsid w:val="00B122CD"/>
    <w:rsid w:val="00B462DA"/>
    <w:rsid w:val="00B55F25"/>
    <w:rsid w:val="00B57D48"/>
    <w:rsid w:val="00B67ACF"/>
    <w:rsid w:val="00B8744F"/>
    <w:rsid w:val="00BE09F0"/>
    <w:rsid w:val="00BE44FA"/>
    <w:rsid w:val="00C05267"/>
    <w:rsid w:val="00C07D74"/>
    <w:rsid w:val="00C121E5"/>
    <w:rsid w:val="00C349BA"/>
    <w:rsid w:val="00C3682C"/>
    <w:rsid w:val="00C511B9"/>
    <w:rsid w:val="00C66B58"/>
    <w:rsid w:val="00C72088"/>
    <w:rsid w:val="00C80CA0"/>
    <w:rsid w:val="00C8447B"/>
    <w:rsid w:val="00CA2229"/>
    <w:rsid w:val="00CA3028"/>
    <w:rsid w:val="00CA7C8C"/>
    <w:rsid w:val="00CB3EB1"/>
    <w:rsid w:val="00CC0470"/>
    <w:rsid w:val="00CC1728"/>
    <w:rsid w:val="00D0771A"/>
    <w:rsid w:val="00D1524D"/>
    <w:rsid w:val="00D33C4D"/>
    <w:rsid w:val="00D51F39"/>
    <w:rsid w:val="00D52E39"/>
    <w:rsid w:val="00D54E35"/>
    <w:rsid w:val="00D607DE"/>
    <w:rsid w:val="00D77EF5"/>
    <w:rsid w:val="00D81239"/>
    <w:rsid w:val="00D84AC9"/>
    <w:rsid w:val="00D854D6"/>
    <w:rsid w:val="00D928AD"/>
    <w:rsid w:val="00D93D75"/>
    <w:rsid w:val="00DA07DC"/>
    <w:rsid w:val="00DA2912"/>
    <w:rsid w:val="00DA63A0"/>
    <w:rsid w:val="00DA6914"/>
    <w:rsid w:val="00DC4A35"/>
    <w:rsid w:val="00DE0FB0"/>
    <w:rsid w:val="00DE2C04"/>
    <w:rsid w:val="00DF3FD1"/>
    <w:rsid w:val="00E011BE"/>
    <w:rsid w:val="00E20938"/>
    <w:rsid w:val="00E3778F"/>
    <w:rsid w:val="00E37E10"/>
    <w:rsid w:val="00E41314"/>
    <w:rsid w:val="00E42EEC"/>
    <w:rsid w:val="00E60F6A"/>
    <w:rsid w:val="00E63C67"/>
    <w:rsid w:val="00E6501B"/>
    <w:rsid w:val="00E73597"/>
    <w:rsid w:val="00E77F15"/>
    <w:rsid w:val="00EA07A9"/>
    <w:rsid w:val="00EB0907"/>
    <w:rsid w:val="00EB3200"/>
    <w:rsid w:val="00EB3B52"/>
    <w:rsid w:val="00EB5DAE"/>
    <w:rsid w:val="00EC685C"/>
    <w:rsid w:val="00EC7E32"/>
    <w:rsid w:val="00ED6226"/>
    <w:rsid w:val="00EF09D1"/>
    <w:rsid w:val="00EF4230"/>
    <w:rsid w:val="00F10598"/>
    <w:rsid w:val="00F16337"/>
    <w:rsid w:val="00F5545F"/>
    <w:rsid w:val="00F57636"/>
    <w:rsid w:val="00F654C9"/>
    <w:rsid w:val="00F920A9"/>
    <w:rsid w:val="00FA1F0A"/>
    <w:rsid w:val="00FB00CD"/>
    <w:rsid w:val="00FE280A"/>
    <w:rsid w:val="00FE5F5C"/>
    <w:rsid w:val="00FE7470"/>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F2F2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901861"/>
    <w:rPr>
      <w:rFonts w:ascii="Times New Roman" w:hAnsi="Times New Roman" w:cs="Times New Roman"/>
      <w:lang w:val="en-GB"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Normaal"/>
    <w:link w:val="BallontekstTeken"/>
    <w:uiPriority w:val="99"/>
    <w:semiHidden/>
    <w:unhideWhenUsed/>
    <w:rsid w:val="000A2926"/>
    <w:rPr>
      <w:rFonts w:ascii="Lucida Grande" w:hAnsi="Lucida Grande" w:cs="Lucida Grande"/>
      <w:sz w:val="18"/>
      <w:szCs w:val="18"/>
      <w:lang w:val="nl-NL" w:eastAsia="nl-NL"/>
    </w:rPr>
  </w:style>
  <w:style w:type="character" w:customStyle="1" w:styleId="BallontekstTeken">
    <w:name w:val="Ballontekst Teken"/>
    <w:basedOn w:val="Standaardalinea-lettertype"/>
    <w:link w:val="Ballontekst"/>
    <w:uiPriority w:val="99"/>
    <w:semiHidden/>
    <w:rsid w:val="000A2926"/>
    <w:rPr>
      <w:rFonts w:ascii="Lucida Grande" w:hAnsi="Lucida Grande" w:cs="Lucida Grande"/>
      <w:sz w:val="18"/>
      <w:szCs w:val="18"/>
    </w:rPr>
  </w:style>
  <w:style w:type="paragraph" w:styleId="Tekstopmerking">
    <w:name w:val="annotation text"/>
    <w:basedOn w:val="Normaal"/>
    <w:link w:val="TekstopmerkingTeken"/>
    <w:uiPriority w:val="99"/>
    <w:unhideWhenUsed/>
    <w:rsid w:val="00B55F25"/>
    <w:rPr>
      <w:rFonts w:asciiTheme="minorHAnsi" w:hAnsiTheme="minorHAnsi" w:cstheme="minorBidi"/>
      <w:lang w:val="nl-NL" w:eastAsia="nl-NL"/>
    </w:rPr>
  </w:style>
  <w:style w:type="character" w:customStyle="1" w:styleId="TekstopmerkingTeken">
    <w:name w:val="Tekst opmerking Teken"/>
    <w:basedOn w:val="Standaardalinea-lettertype"/>
    <w:link w:val="Tekstopmerking"/>
    <w:uiPriority w:val="99"/>
    <w:rsid w:val="00B55F25"/>
  </w:style>
  <w:style w:type="character" w:styleId="Verwijzingopmerking">
    <w:name w:val="annotation reference"/>
    <w:basedOn w:val="Standaardalinea-lettertype"/>
    <w:uiPriority w:val="99"/>
    <w:semiHidden/>
    <w:unhideWhenUsed/>
    <w:rsid w:val="00B55F25"/>
    <w:rPr>
      <w:sz w:val="18"/>
      <w:szCs w:val="18"/>
    </w:rPr>
  </w:style>
  <w:style w:type="paragraph" w:styleId="Onderwerpvanopmerking">
    <w:name w:val="annotation subject"/>
    <w:basedOn w:val="Tekstopmerking"/>
    <w:next w:val="Tekstopmerking"/>
    <w:link w:val="OnderwerpvanopmerkingTeken"/>
    <w:uiPriority w:val="99"/>
    <w:semiHidden/>
    <w:unhideWhenUsed/>
    <w:rsid w:val="00397BD1"/>
    <w:rPr>
      <w:b/>
      <w:bCs/>
      <w:sz w:val="20"/>
      <w:szCs w:val="20"/>
    </w:rPr>
  </w:style>
  <w:style w:type="character" w:customStyle="1" w:styleId="OnderwerpvanopmerkingTeken">
    <w:name w:val="Onderwerp van opmerking Teken"/>
    <w:basedOn w:val="TekstopmerkingTeken"/>
    <w:link w:val="Onderwerpvanopmerking"/>
    <w:uiPriority w:val="99"/>
    <w:semiHidden/>
    <w:rsid w:val="00397BD1"/>
    <w:rPr>
      <w:b/>
      <w:bCs/>
      <w:sz w:val="20"/>
      <w:szCs w:val="20"/>
    </w:rPr>
  </w:style>
  <w:style w:type="paragraph" w:styleId="Lijstalinea">
    <w:name w:val="List Paragraph"/>
    <w:basedOn w:val="Normaal"/>
    <w:uiPriority w:val="34"/>
    <w:qFormat/>
    <w:rsid w:val="00673319"/>
    <w:pPr>
      <w:ind w:left="720"/>
      <w:contextualSpacing/>
    </w:pPr>
    <w:rPr>
      <w:rFonts w:asciiTheme="minorHAnsi" w:hAnsiTheme="minorHAnsi" w:cstheme="minorBidi"/>
      <w:lang w:val="nl-NL" w:eastAsia="nl-NL"/>
    </w:rPr>
  </w:style>
  <w:style w:type="table" w:styleId="Tabelraster">
    <w:name w:val="Table Grid"/>
    <w:basedOn w:val="Standaardtabel"/>
    <w:uiPriority w:val="59"/>
    <w:rsid w:val="006B3D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Standaardalinea-lettertype"/>
    <w:uiPriority w:val="99"/>
    <w:unhideWhenUsed/>
    <w:rsid w:val="0062174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901861"/>
    <w:rPr>
      <w:rFonts w:ascii="Times New Roman" w:hAnsi="Times New Roman" w:cs="Times New Roman"/>
      <w:lang w:val="en-GB"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Normaal"/>
    <w:link w:val="BallontekstTeken"/>
    <w:uiPriority w:val="99"/>
    <w:semiHidden/>
    <w:unhideWhenUsed/>
    <w:rsid w:val="000A2926"/>
    <w:rPr>
      <w:rFonts w:ascii="Lucida Grande" w:hAnsi="Lucida Grande" w:cs="Lucida Grande"/>
      <w:sz w:val="18"/>
      <w:szCs w:val="18"/>
      <w:lang w:val="nl-NL" w:eastAsia="nl-NL"/>
    </w:rPr>
  </w:style>
  <w:style w:type="character" w:customStyle="1" w:styleId="BallontekstTeken">
    <w:name w:val="Ballontekst Teken"/>
    <w:basedOn w:val="Standaardalinea-lettertype"/>
    <w:link w:val="Ballontekst"/>
    <w:uiPriority w:val="99"/>
    <w:semiHidden/>
    <w:rsid w:val="000A2926"/>
    <w:rPr>
      <w:rFonts w:ascii="Lucida Grande" w:hAnsi="Lucida Grande" w:cs="Lucida Grande"/>
      <w:sz w:val="18"/>
      <w:szCs w:val="18"/>
    </w:rPr>
  </w:style>
  <w:style w:type="paragraph" w:styleId="Tekstopmerking">
    <w:name w:val="annotation text"/>
    <w:basedOn w:val="Normaal"/>
    <w:link w:val="TekstopmerkingTeken"/>
    <w:uiPriority w:val="99"/>
    <w:unhideWhenUsed/>
    <w:rsid w:val="00B55F25"/>
    <w:rPr>
      <w:rFonts w:asciiTheme="minorHAnsi" w:hAnsiTheme="minorHAnsi" w:cstheme="minorBidi"/>
      <w:lang w:val="nl-NL" w:eastAsia="nl-NL"/>
    </w:rPr>
  </w:style>
  <w:style w:type="character" w:customStyle="1" w:styleId="TekstopmerkingTeken">
    <w:name w:val="Tekst opmerking Teken"/>
    <w:basedOn w:val="Standaardalinea-lettertype"/>
    <w:link w:val="Tekstopmerking"/>
    <w:uiPriority w:val="99"/>
    <w:rsid w:val="00B55F25"/>
  </w:style>
  <w:style w:type="character" w:styleId="Verwijzingopmerking">
    <w:name w:val="annotation reference"/>
    <w:basedOn w:val="Standaardalinea-lettertype"/>
    <w:uiPriority w:val="99"/>
    <w:semiHidden/>
    <w:unhideWhenUsed/>
    <w:rsid w:val="00B55F25"/>
    <w:rPr>
      <w:sz w:val="18"/>
      <w:szCs w:val="18"/>
    </w:rPr>
  </w:style>
  <w:style w:type="paragraph" w:styleId="Onderwerpvanopmerking">
    <w:name w:val="annotation subject"/>
    <w:basedOn w:val="Tekstopmerking"/>
    <w:next w:val="Tekstopmerking"/>
    <w:link w:val="OnderwerpvanopmerkingTeken"/>
    <w:uiPriority w:val="99"/>
    <w:semiHidden/>
    <w:unhideWhenUsed/>
    <w:rsid w:val="00397BD1"/>
    <w:rPr>
      <w:b/>
      <w:bCs/>
      <w:sz w:val="20"/>
      <w:szCs w:val="20"/>
    </w:rPr>
  </w:style>
  <w:style w:type="character" w:customStyle="1" w:styleId="OnderwerpvanopmerkingTeken">
    <w:name w:val="Onderwerp van opmerking Teken"/>
    <w:basedOn w:val="TekstopmerkingTeken"/>
    <w:link w:val="Onderwerpvanopmerking"/>
    <w:uiPriority w:val="99"/>
    <w:semiHidden/>
    <w:rsid w:val="00397BD1"/>
    <w:rPr>
      <w:b/>
      <w:bCs/>
      <w:sz w:val="20"/>
      <w:szCs w:val="20"/>
    </w:rPr>
  </w:style>
  <w:style w:type="paragraph" w:styleId="Lijstalinea">
    <w:name w:val="List Paragraph"/>
    <w:basedOn w:val="Normaal"/>
    <w:uiPriority w:val="34"/>
    <w:qFormat/>
    <w:rsid w:val="00673319"/>
    <w:pPr>
      <w:ind w:left="720"/>
      <w:contextualSpacing/>
    </w:pPr>
    <w:rPr>
      <w:rFonts w:asciiTheme="minorHAnsi" w:hAnsiTheme="minorHAnsi" w:cstheme="minorBidi"/>
      <w:lang w:val="nl-NL" w:eastAsia="nl-NL"/>
    </w:rPr>
  </w:style>
  <w:style w:type="table" w:styleId="Tabelraster">
    <w:name w:val="Table Grid"/>
    <w:basedOn w:val="Standaardtabel"/>
    <w:uiPriority w:val="59"/>
    <w:rsid w:val="006B3D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Standaardalinea-lettertype"/>
    <w:uiPriority w:val="99"/>
    <w:unhideWhenUsed/>
    <w:rsid w:val="006217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372446">
      <w:bodyDiv w:val="1"/>
      <w:marLeft w:val="0"/>
      <w:marRight w:val="0"/>
      <w:marTop w:val="0"/>
      <w:marBottom w:val="0"/>
      <w:divBdr>
        <w:top w:val="none" w:sz="0" w:space="0" w:color="auto"/>
        <w:left w:val="none" w:sz="0" w:space="0" w:color="auto"/>
        <w:bottom w:val="none" w:sz="0" w:space="0" w:color="auto"/>
        <w:right w:val="none" w:sz="0" w:space="0" w:color="auto"/>
      </w:divBdr>
    </w:div>
    <w:div w:id="413935251">
      <w:bodyDiv w:val="1"/>
      <w:marLeft w:val="0"/>
      <w:marRight w:val="0"/>
      <w:marTop w:val="0"/>
      <w:marBottom w:val="0"/>
      <w:divBdr>
        <w:top w:val="none" w:sz="0" w:space="0" w:color="auto"/>
        <w:left w:val="none" w:sz="0" w:space="0" w:color="auto"/>
        <w:bottom w:val="none" w:sz="0" w:space="0" w:color="auto"/>
        <w:right w:val="none" w:sz="0" w:space="0" w:color="auto"/>
      </w:divBdr>
    </w:div>
    <w:div w:id="458111879">
      <w:bodyDiv w:val="1"/>
      <w:marLeft w:val="0"/>
      <w:marRight w:val="0"/>
      <w:marTop w:val="0"/>
      <w:marBottom w:val="0"/>
      <w:divBdr>
        <w:top w:val="none" w:sz="0" w:space="0" w:color="auto"/>
        <w:left w:val="none" w:sz="0" w:space="0" w:color="auto"/>
        <w:bottom w:val="none" w:sz="0" w:space="0" w:color="auto"/>
        <w:right w:val="none" w:sz="0" w:space="0" w:color="auto"/>
      </w:divBdr>
    </w:div>
    <w:div w:id="494418638">
      <w:bodyDiv w:val="1"/>
      <w:marLeft w:val="0"/>
      <w:marRight w:val="0"/>
      <w:marTop w:val="0"/>
      <w:marBottom w:val="0"/>
      <w:divBdr>
        <w:top w:val="none" w:sz="0" w:space="0" w:color="auto"/>
        <w:left w:val="none" w:sz="0" w:space="0" w:color="auto"/>
        <w:bottom w:val="none" w:sz="0" w:space="0" w:color="auto"/>
        <w:right w:val="none" w:sz="0" w:space="0" w:color="auto"/>
      </w:divBdr>
    </w:div>
    <w:div w:id="1472671907">
      <w:bodyDiv w:val="1"/>
      <w:marLeft w:val="0"/>
      <w:marRight w:val="0"/>
      <w:marTop w:val="0"/>
      <w:marBottom w:val="0"/>
      <w:divBdr>
        <w:top w:val="none" w:sz="0" w:space="0" w:color="auto"/>
        <w:left w:val="none" w:sz="0" w:space="0" w:color="auto"/>
        <w:bottom w:val="none" w:sz="0" w:space="0" w:color="auto"/>
        <w:right w:val="none" w:sz="0" w:space="0" w:color="auto"/>
      </w:divBdr>
    </w:div>
    <w:div w:id="1614635480">
      <w:bodyDiv w:val="1"/>
      <w:marLeft w:val="0"/>
      <w:marRight w:val="0"/>
      <w:marTop w:val="0"/>
      <w:marBottom w:val="0"/>
      <w:divBdr>
        <w:top w:val="none" w:sz="0" w:space="0" w:color="auto"/>
        <w:left w:val="none" w:sz="0" w:space="0" w:color="auto"/>
        <w:bottom w:val="none" w:sz="0" w:space="0" w:color="auto"/>
        <w:right w:val="none" w:sz="0" w:space="0" w:color="auto"/>
      </w:divBdr>
    </w:div>
    <w:div w:id="1753505642">
      <w:bodyDiv w:val="1"/>
      <w:marLeft w:val="0"/>
      <w:marRight w:val="0"/>
      <w:marTop w:val="0"/>
      <w:marBottom w:val="0"/>
      <w:divBdr>
        <w:top w:val="none" w:sz="0" w:space="0" w:color="auto"/>
        <w:left w:val="none" w:sz="0" w:space="0" w:color="auto"/>
        <w:bottom w:val="none" w:sz="0" w:space="0" w:color="auto"/>
        <w:right w:val="none" w:sz="0" w:space="0" w:color="auto"/>
      </w:divBdr>
    </w:div>
    <w:div w:id="1766488783">
      <w:bodyDiv w:val="1"/>
      <w:marLeft w:val="0"/>
      <w:marRight w:val="0"/>
      <w:marTop w:val="0"/>
      <w:marBottom w:val="0"/>
      <w:divBdr>
        <w:top w:val="none" w:sz="0" w:space="0" w:color="auto"/>
        <w:left w:val="none" w:sz="0" w:space="0" w:color="auto"/>
        <w:bottom w:val="none" w:sz="0" w:space="0" w:color="auto"/>
        <w:right w:val="none" w:sz="0" w:space="0" w:color="auto"/>
      </w:divBdr>
    </w:div>
    <w:div w:id="1843424862">
      <w:bodyDiv w:val="1"/>
      <w:marLeft w:val="0"/>
      <w:marRight w:val="0"/>
      <w:marTop w:val="0"/>
      <w:marBottom w:val="0"/>
      <w:divBdr>
        <w:top w:val="none" w:sz="0" w:space="0" w:color="auto"/>
        <w:left w:val="none" w:sz="0" w:space="0" w:color="auto"/>
        <w:bottom w:val="none" w:sz="0" w:space="0" w:color="auto"/>
        <w:right w:val="none" w:sz="0" w:space="0" w:color="auto"/>
      </w:divBdr>
    </w:div>
    <w:div w:id="20167660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cell.com/current-biology/fulltext/S0960-9822(15)01000-3" TargetMode="External"/><Relationship Id="rId2" Type="http://schemas.openxmlformats.org/officeDocument/2006/relationships/hyperlink" Target="http://doi.org/10.1080/01621459.1995.10476572" TargetMode="External"/><Relationship Id="rId3" Type="http://schemas.openxmlformats.org/officeDocument/2006/relationships/hyperlink" Target="http://www.cell.com/current-biology/fulltext/S0960-9822(15)01000-3"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fontTable" Target="fontTable.xml"/><Relationship Id="rId14" Type="http://schemas.openxmlformats.org/officeDocument/2006/relationships/theme" Target="theme/theme1.xml"/><Relationship Id="rId15" Type="http://schemas.microsoft.com/office/2011/relationships/commentsExtended" Target="commentsExtended.xml"/><Relationship Id="rId16"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emf"/><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8FDDB-CDCE-F744-AE9D-E31A7D272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13</Pages>
  <Words>7064</Words>
  <Characters>38857</Characters>
  <Application>Microsoft Macintosh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Naturalis Biodiversity Center</Company>
  <LinksUpToDate>false</LinksUpToDate>
  <CharactersWithSpaces>45830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Merckx</dc:creator>
  <cp:keywords/>
  <dc:description/>
  <cp:lastModifiedBy>Vos, R.A.</cp:lastModifiedBy>
  <cp:revision>117</cp:revision>
  <dcterms:created xsi:type="dcterms:W3CDTF">2017-04-28T12:55:00Z</dcterms:created>
  <dcterms:modified xsi:type="dcterms:W3CDTF">2017-10-05T15:16:00Z</dcterms:modified>
</cp:coreProperties>
</file>